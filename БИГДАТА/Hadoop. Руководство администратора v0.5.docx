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DBC3CF" w14:textId="77777777" w:rsidR="002B3428" w:rsidRPr="001F54DE" w:rsidRDefault="002B3428" w:rsidP="008676A0"/>
    <w:p w14:paraId="35F3A5C8" w14:textId="77777777" w:rsidR="002B3428" w:rsidRPr="001F54DE" w:rsidRDefault="002B3428" w:rsidP="002B3428"/>
    <w:p w14:paraId="5F2BAB5E" w14:textId="51370418" w:rsidR="002B3428" w:rsidRPr="002B3428" w:rsidRDefault="002B3428" w:rsidP="004F0C50">
      <w:pPr>
        <w:spacing w:before="2800" w:line="240" w:lineRule="auto"/>
        <w:ind w:firstLine="0"/>
        <w:jc w:val="center"/>
        <w:rPr>
          <w:b/>
          <w:sz w:val="44"/>
          <w:szCs w:val="32"/>
          <w:lang w:val="en-US"/>
        </w:rPr>
      </w:pPr>
      <w:r w:rsidRPr="002B3428">
        <w:rPr>
          <w:b/>
          <w:sz w:val="44"/>
          <w:szCs w:val="32"/>
          <w:lang w:val="en-US"/>
        </w:rPr>
        <w:t>Hadoop</w:t>
      </w:r>
    </w:p>
    <w:p w14:paraId="295A1A74" w14:textId="77777777" w:rsidR="002B3428" w:rsidRPr="002B3428" w:rsidRDefault="002B3428" w:rsidP="002B3428">
      <w:pPr>
        <w:spacing w:line="240" w:lineRule="auto"/>
        <w:ind w:firstLine="0"/>
        <w:jc w:val="center"/>
        <w:rPr>
          <w:b/>
          <w:sz w:val="44"/>
          <w:szCs w:val="32"/>
        </w:rPr>
      </w:pPr>
      <w:r w:rsidRPr="002B3428">
        <w:rPr>
          <w:b/>
          <w:sz w:val="44"/>
          <w:szCs w:val="32"/>
        </w:rPr>
        <w:t>Руководство администратора</w:t>
      </w:r>
    </w:p>
    <w:p w14:paraId="00B59DCD" w14:textId="77777777" w:rsidR="002B3428" w:rsidRPr="009C723F" w:rsidRDefault="002B3428" w:rsidP="002B3428">
      <w:pPr>
        <w:spacing w:line="240" w:lineRule="auto"/>
        <w:jc w:val="center"/>
        <w:rPr>
          <w:b/>
          <w:sz w:val="28"/>
          <w:szCs w:val="28"/>
        </w:rPr>
      </w:pPr>
    </w:p>
    <w:p w14:paraId="527363CA" w14:textId="77777777" w:rsidR="00881252" w:rsidRPr="00881252" w:rsidRDefault="002B3428">
      <w:pPr>
        <w:spacing w:after="200" w:line="276" w:lineRule="auto"/>
        <w:ind w:firstLine="0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-1130629399"/>
        <w:docPartObj>
          <w:docPartGallery w:val="Table of Contents"/>
          <w:docPartUnique/>
        </w:docPartObj>
      </w:sdtPr>
      <w:sdtContent>
        <w:p w14:paraId="2FC81D91" w14:textId="77777777" w:rsidR="002B3428" w:rsidRPr="009C723F" w:rsidRDefault="002B3428" w:rsidP="002B3428">
          <w:pPr>
            <w:pStyle w:val="ae"/>
          </w:pPr>
          <w:r w:rsidRPr="009C723F">
            <w:t>Оглавление</w:t>
          </w:r>
        </w:p>
        <w:p w14:paraId="77A7374A" w14:textId="77777777" w:rsidR="005A1EA6" w:rsidRDefault="002B3428">
          <w:pPr>
            <w:pStyle w:val="15"/>
            <w:rPr>
              <w:ins w:id="0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ins w:id="1" w:author="Роман Коротков" w:date="2018-08-17T13:16:00Z">
            <w:r w:rsidR="005A1EA6" w:rsidRPr="00002CE6">
              <w:rPr>
                <w:rStyle w:val="af4"/>
                <w:noProof/>
              </w:rPr>
              <w:fldChar w:fldCharType="begin"/>
            </w:r>
            <w:r w:rsidR="005A1EA6" w:rsidRPr="00002CE6">
              <w:rPr>
                <w:rStyle w:val="af4"/>
                <w:noProof/>
              </w:rPr>
              <w:instrText xml:space="preserve"> </w:instrText>
            </w:r>
            <w:r w:rsidR="005A1EA6">
              <w:rPr>
                <w:noProof/>
              </w:rPr>
              <w:instrText>HYPERLINK \l "_Toc522275100"</w:instrText>
            </w:r>
            <w:r w:rsidR="005A1EA6" w:rsidRPr="00002CE6">
              <w:rPr>
                <w:rStyle w:val="af4"/>
                <w:noProof/>
              </w:rPr>
              <w:instrText xml:space="preserve"> </w:instrText>
            </w:r>
            <w:r w:rsidR="005A1EA6" w:rsidRPr="00002CE6">
              <w:rPr>
                <w:rStyle w:val="af4"/>
                <w:noProof/>
              </w:rPr>
              <w:fldChar w:fldCharType="separate"/>
            </w:r>
            <w:r w:rsidR="005A1EA6" w:rsidRPr="00002CE6">
              <w:rPr>
                <w:rStyle w:val="af4"/>
                <w:noProof/>
              </w:rPr>
              <w:t>1</w:t>
            </w:r>
            <w:r w:rsidR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5A1EA6" w:rsidRPr="00002CE6">
              <w:rPr>
                <w:rStyle w:val="af4"/>
                <w:noProof/>
              </w:rPr>
              <w:t>История изменений</w:t>
            </w:r>
            <w:r w:rsidR="005A1EA6">
              <w:rPr>
                <w:noProof/>
                <w:webHidden/>
              </w:rPr>
              <w:tab/>
            </w:r>
            <w:r w:rsidR="005A1EA6">
              <w:rPr>
                <w:noProof/>
                <w:webHidden/>
              </w:rPr>
              <w:fldChar w:fldCharType="begin"/>
            </w:r>
            <w:r w:rsidR="005A1EA6">
              <w:rPr>
                <w:noProof/>
                <w:webHidden/>
              </w:rPr>
              <w:instrText xml:space="preserve"> PAGEREF _Toc522275100 \h </w:instrText>
            </w:r>
          </w:ins>
          <w:r w:rsidR="005A1EA6">
            <w:rPr>
              <w:noProof/>
              <w:webHidden/>
            </w:rPr>
          </w:r>
          <w:r w:rsidR="005A1EA6">
            <w:rPr>
              <w:noProof/>
              <w:webHidden/>
            </w:rPr>
            <w:fldChar w:fldCharType="separate"/>
          </w:r>
          <w:ins w:id="2" w:author="Роман Коротков" w:date="2018-08-17T13:16:00Z">
            <w:r w:rsidR="005A1EA6">
              <w:rPr>
                <w:noProof/>
                <w:webHidden/>
              </w:rPr>
              <w:t>4</w:t>
            </w:r>
            <w:r w:rsidR="005A1EA6">
              <w:rPr>
                <w:noProof/>
                <w:webHidden/>
              </w:rPr>
              <w:fldChar w:fldCharType="end"/>
            </w:r>
            <w:r w:rsidR="005A1EA6" w:rsidRPr="00002CE6">
              <w:rPr>
                <w:rStyle w:val="af4"/>
                <w:noProof/>
              </w:rPr>
              <w:fldChar w:fldCharType="end"/>
            </w:r>
          </w:ins>
        </w:p>
        <w:p w14:paraId="65010412" w14:textId="77777777" w:rsidR="005A1EA6" w:rsidRDefault="005A1EA6">
          <w:pPr>
            <w:pStyle w:val="15"/>
            <w:rPr>
              <w:ins w:id="3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4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"_Toc522275101"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" w:author="Роман Коротков" w:date="2018-08-17T13:16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73061FD8" w14:textId="77777777" w:rsidR="005A1EA6" w:rsidRDefault="005A1EA6">
          <w:pPr>
            <w:pStyle w:val="15"/>
            <w:rPr>
              <w:ins w:id="6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7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"_Toc522275102"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" w:author="Роман Коротков" w:date="2018-08-17T13:16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4D00A498" w14:textId="77777777" w:rsidR="005A1EA6" w:rsidRDefault="005A1EA6">
          <w:pPr>
            <w:pStyle w:val="15"/>
            <w:rPr>
              <w:ins w:id="9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0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"_Toc522275103"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Общие сведения о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" w:author="Роман Коротков" w:date="2018-08-17T13:1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2CB73044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12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13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"_Toc522275104"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Источники и приёмники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" w:author="Роман Коротков" w:date="2018-08-17T13:1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0AC35A67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15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16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"_Toc522275105"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 xml:space="preserve">Структура домашнего каталога в </w:t>
            </w:r>
            <w:r w:rsidRPr="00002CE6">
              <w:rPr>
                <w:rStyle w:val="af4"/>
                <w:noProof/>
                <w:lang w:val="en-US"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Роман Коротков" w:date="2018-08-17T13:16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036FCFA7" w14:textId="77777777" w:rsidR="005A1EA6" w:rsidRDefault="005A1EA6">
          <w:pPr>
            <w:pStyle w:val="15"/>
            <w:rPr>
              <w:ins w:id="18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9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"_Toc522275106"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Требования к аппаратному и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Роман Коротков" w:date="2018-08-17T13:16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737DEFEA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21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22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"_Toc522275107"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Роман Коротков" w:date="2018-08-17T13:16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4169D154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24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25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"_Toc522275108"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Роман Коротков" w:date="2018-08-17T13:16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3905DF5" w14:textId="77777777" w:rsidR="005A1EA6" w:rsidRDefault="005A1EA6">
          <w:pPr>
            <w:pStyle w:val="15"/>
            <w:rPr>
              <w:ins w:id="27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28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"_Toc522275109"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Инструкции по инсталляции и деинсталляции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_Toc522275109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Роман Коротков" w:date="2018-08-17T13:1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24713CB3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30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31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"_Toc522275110"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Инсталляция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Роман Коротков" w:date="2018-08-17T13:1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27325773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33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34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"_Toc522275111"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Настройка кластера 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5" w:author="Роман Коротков" w:date="2018-08-17T13:1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5151A800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36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37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"_Toc522275112"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Настройка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8" w:author="Роман Коротков" w:date="2018-08-17T13:16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44A6DDF1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39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40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"_Toc522275113"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Подготовка БД 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1" w:author="Роман Коротков" w:date="2018-08-17T13:16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509D4D80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42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43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"_Toc522275114"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:lang w:val="en-US"/>
              </w:rPr>
              <w:t>6.1.4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Установка и настройка Kerberos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4" w:author="Роман Коротков" w:date="2018-08-17T13:16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DB3175E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45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46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"_Toc522275115"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:lang w:val="en-US"/>
              </w:rPr>
              <w:t>6.1.5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 xml:space="preserve">Настройка </w:t>
            </w:r>
            <w:r w:rsidRPr="00002CE6">
              <w:rPr>
                <w:rStyle w:val="af4"/>
                <w:noProof/>
                <w:lang w:val="en-US"/>
              </w:rPr>
              <w:t>HUE Web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Роман Коротков" w:date="2018-08-17T13:16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A945242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48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49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"_Toc522275116"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Установка и настройка Oozie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Роман Коротков" w:date="2018-08-17T13:1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4724710A" w14:textId="77777777" w:rsidR="005A1EA6" w:rsidRDefault="005A1EA6">
          <w:pPr>
            <w:pStyle w:val="42"/>
            <w:tabs>
              <w:tab w:val="left" w:pos="2144"/>
              <w:tab w:val="right" w:leader="dot" w:pos="9344"/>
            </w:tabs>
            <w:rPr>
              <w:ins w:id="51" w:author="Роман Коротков" w:date="2018-08-17T13:16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2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"_Toc522275117"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Подготовка домашнего каталога UNIX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Роман Коротков" w:date="2018-08-17T13:1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5C1155E9" w14:textId="77777777" w:rsidR="005A1EA6" w:rsidRDefault="005A1EA6">
          <w:pPr>
            <w:pStyle w:val="42"/>
            <w:tabs>
              <w:tab w:val="left" w:pos="2144"/>
              <w:tab w:val="right" w:leader="dot" w:pos="9344"/>
            </w:tabs>
            <w:rPr>
              <w:ins w:id="54" w:author="Роман Коротков" w:date="2018-08-17T13:16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5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"_Toc522275118"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Подготовка домашнего каталога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6" w:author="Роман Коротков" w:date="2018-08-17T13:1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2019BE36" w14:textId="77777777" w:rsidR="005A1EA6" w:rsidRDefault="005A1EA6">
          <w:pPr>
            <w:pStyle w:val="42"/>
            <w:tabs>
              <w:tab w:val="left" w:pos="2144"/>
              <w:tab w:val="right" w:leader="dot" w:pos="9344"/>
            </w:tabs>
            <w:rPr>
              <w:ins w:id="57" w:author="Роман Коротков" w:date="2018-08-17T13:16:00Z"/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ins w:id="58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"_Toc522275119"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Установка патчей с Oozie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_Toc522275119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9" w:author="Роман Коротков" w:date="2018-08-17T13:16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6A2ED0B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60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61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"_Toc522275120"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6.1.7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Перечень Oozie Worflows и их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2" w:author="Роман Коротков" w:date="2018-08-17T13:1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036C8728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63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64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"_Toc522275121"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6.1.8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Настройка расписания и запуск регламентных Oozie Worflows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5" w:author="Роман Коротков" w:date="2018-08-17T13:1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7589B9EF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66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67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"_Toc522275122"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6.1.9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Ручной запуск Oozie Worflows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8" w:author="Роман Коротков" w:date="2018-08-17T13:1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FAEECB3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69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70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"_Toc522275123"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Деинсталляция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1" w:author="Роман Коротков" w:date="2018-08-17T13:16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4BB7801" w14:textId="77777777" w:rsidR="005A1EA6" w:rsidRDefault="005A1EA6">
          <w:pPr>
            <w:pStyle w:val="15"/>
            <w:rPr>
              <w:ins w:id="72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73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"_Toc522275124"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ETL-процессы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4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6F78433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75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76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"_Toc522275125"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Регулярные загрузки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7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0975718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78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79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"_Toc522275126"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Отбор и проверка данных для загрузок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0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8F500E5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81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82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"_Toc522275127"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Ручной режим запуска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3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2A302E7B" w14:textId="77777777" w:rsidR="005A1EA6" w:rsidRDefault="005A1EA6">
          <w:pPr>
            <w:pStyle w:val="33"/>
            <w:tabs>
              <w:tab w:val="left" w:pos="1920"/>
              <w:tab w:val="right" w:leader="dot" w:pos="9344"/>
            </w:tabs>
            <w:rPr>
              <w:ins w:id="84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ins w:id="85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"_Toc522275128"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Автоматический режим запуска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6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573DDA2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87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88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"_Toc522275129"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Запуск загрузок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9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90A4521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90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91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"_Toc522275130"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Загрузка исторических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2" w:author="Роман Коротков" w:date="2018-08-17T13:16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3A0ABC16" w14:textId="77777777" w:rsidR="005A1EA6" w:rsidRDefault="005A1EA6">
          <w:pPr>
            <w:pStyle w:val="15"/>
            <w:rPr>
              <w:ins w:id="93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94" w:author="Роман Коротков" w:date="2018-08-17T13:16:00Z">
            <w:r w:rsidRPr="00002CE6">
              <w:rPr>
                <w:rStyle w:val="af4"/>
                <w:noProof/>
              </w:rPr>
              <w:lastRenderedPageBreak/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"_Toc522275131"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Мониторинг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5" w:author="Роман Коротков" w:date="2018-08-17T13:1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48DE5B34" w14:textId="77777777" w:rsidR="005A1EA6" w:rsidRDefault="005A1EA6">
          <w:pPr>
            <w:pStyle w:val="21"/>
            <w:tabs>
              <w:tab w:val="left" w:pos="1440"/>
              <w:tab w:val="right" w:leader="dot" w:pos="9344"/>
            </w:tabs>
            <w:rPr>
              <w:ins w:id="96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ins w:id="97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"_Toc522275132"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 xml:space="preserve">Мониторинг журнала работы </w:t>
            </w:r>
            <w:r w:rsidRPr="00002CE6">
              <w:rPr>
                <w:rStyle w:val="af4"/>
                <w:noProof/>
                <w:lang w:val="en-US"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8" w:author="Роман Коротков" w:date="2018-08-17T13:16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155DB11C" w14:textId="77777777" w:rsidR="005A1EA6" w:rsidRDefault="005A1EA6">
          <w:pPr>
            <w:pStyle w:val="15"/>
            <w:rPr>
              <w:ins w:id="99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ins w:id="100" w:author="Роман Коротков" w:date="2018-08-17T13:16:00Z">
            <w:r w:rsidRPr="00002CE6">
              <w:rPr>
                <w:rStyle w:val="af4"/>
                <w:noProof/>
              </w:rPr>
              <w:fldChar w:fldCharType="begin"/>
            </w:r>
            <w:r w:rsidRPr="00002CE6">
              <w:rPr>
                <w:rStyle w:val="af4"/>
                <w:noProof/>
              </w:rPr>
              <w:instrText xml:space="preserve"> </w:instrText>
            </w:r>
            <w:r>
              <w:rPr>
                <w:noProof/>
              </w:rPr>
              <w:instrText>HYPERLINK \l "_Toc522275133"</w:instrText>
            </w:r>
            <w:r w:rsidRPr="00002CE6">
              <w:rPr>
                <w:rStyle w:val="af4"/>
                <w:noProof/>
              </w:rPr>
              <w:instrText xml:space="preserve"> </w:instrText>
            </w:r>
            <w:r w:rsidRPr="00002CE6">
              <w:rPr>
                <w:rStyle w:val="af4"/>
                <w:noProof/>
              </w:rPr>
              <w:fldChar w:fldCharType="separate"/>
            </w:r>
            <w:r w:rsidRPr="00002CE6">
              <w:rPr>
                <w:rStyle w:val="af4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002CE6">
              <w:rPr>
                <w:rStyle w:val="af4"/>
                <w:noProof/>
              </w:rPr>
              <w:t>Логирование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_Toc522275133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1" w:author="Роман Коротков" w:date="2018-08-17T13:16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002CE6">
              <w:rPr>
                <w:rStyle w:val="af4"/>
                <w:noProof/>
              </w:rPr>
              <w:fldChar w:fldCharType="end"/>
            </w:r>
          </w:ins>
        </w:p>
        <w:p w14:paraId="6C8C77EC" w14:textId="77777777" w:rsidR="006422AE" w:rsidDel="005A1EA6" w:rsidRDefault="006422AE">
          <w:pPr>
            <w:pStyle w:val="15"/>
            <w:rPr>
              <w:del w:id="102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03" w:author="Роман Коротков" w:date="2018-08-17T13:16:00Z">
            <w:r w:rsidRPr="005A1EA6" w:rsidDel="005A1EA6">
              <w:rPr>
                <w:noProof/>
              </w:rPr>
              <w:delText>1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История изменений</w:delText>
            </w:r>
            <w:r w:rsidDel="005A1EA6">
              <w:rPr>
                <w:noProof/>
                <w:webHidden/>
              </w:rPr>
              <w:tab/>
              <w:delText>4</w:delText>
            </w:r>
          </w:del>
        </w:p>
        <w:p w14:paraId="63E191BE" w14:textId="77777777" w:rsidR="006422AE" w:rsidDel="005A1EA6" w:rsidRDefault="006422AE">
          <w:pPr>
            <w:pStyle w:val="15"/>
            <w:rPr>
              <w:del w:id="104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05" w:author="Роман Коротков" w:date="2018-08-17T13:16:00Z">
            <w:r w:rsidRPr="005A1EA6" w:rsidDel="005A1EA6">
              <w:rPr>
                <w:noProof/>
              </w:rPr>
              <w:delText>2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Глоссарий</w:delText>
            </w:r>
            <w:r w:rsidDel="005A1EA6">
              <w:rPr>
                <w:noProof/>
                <w:webHidden/>
              </w:rPr>
              <w:tab/>
              <w:delText>5</w:delText>
            </w:r>
          </w:del>
        </w:p>
        <w:p w14:paraId="5FA10D59" w14:textId="77777777" w:rsidR="006422AE" w:rsidDel="005A1EA6" w:rsidRDefault="006422AE">
          <w:pPr>
            <w:pStyle w:val="15"/>
            <w:rPr>
              <w:del w:id="106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07" w:author="Роман Коротков" w:date="2018-08-17T13:16:00Z">
            <w:r w:rsidRPr="005A1EA6" w:rsidDel="005A1EA6">
              <w:rPr>
                <w:noProof/>
              </w:rPr>
              <w:delText>3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Ссылки</w:delText>
            </w:r>
            <w:r w:rsidDel="005A1EA6">
              <w:rPr>
                <w:noProof/>
                <w:webHidden/>
              </w:rPr>
              <w:tab/>
              <w:delText>7</w:delText>
            </w:r>
          </w:del>
        </w:p>
        <w:p w14:paraId="4089FBAE" w14:textId="77777777" w:rsidR="006422AE" w:rsidDel="005A1EA6" w:rsidRDefault="006422AE">
          <w:pPr>
            <w:pStyle w:val="15"/>
            <w:rPr>
              <w:del w:id="108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09" w:author="Роман Коротков" w:date="2018-08-17T13:16:00Z">
            <w:r w:rsidRPr="005A1EA6" w:rsidDel="005A1EA6">
              <w:rPr>
                <w:noProof/>
              </w:rPr>
              <w:delText>4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Общие сведения о системе</w:delText>
            </w:r>
            <w:r w:rsidDel="005A1EA6">
              <w:rPr>
                <w:noProof/>
                <w:webHidden/>
              </w:rPr>
              <w:tab/>
              <w:delText>8</w:delText>
            </w:r>
          </w:del>
        </w:p>
        <w:p w14:paraId="08890EB7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10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11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4.1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Источники и приёмники данных</w:delText>
            </w:r>
            <w:r w:rsidDel="005A1EA6">
              <w:rPr>
                <w:noProof/>
                <w:webHidden/>
              </w:rPr>
              <w:tab/>
              <w:delText>8</w:delText>
            </w:r>
          </w:del>
        </w:p>
        <w:p w14:paraId="0D06476B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12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13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4.2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 xml:space="preserve">Структура домашнего каталога в </w:delText>
            </w:r>
            <w:r w:rsidRPr="005A1EA6" w:rsidDel="005A1EA6">
              <w:rPr>
                <w:noProof/>
                <w:lang w:val="en-US"/>
              </w:rPr>
              <w:delText>HDFS</w:delText>
            </w:r>
            <w:r w:rsidDel="005A1EA6">
              <w:rPr>
                <w:noProof/>
                <w:webHidden/>
              </w:rPr>
              <w:tab/>
              <w:delText>8</w:delText>
            </w:r>
          </w:del>
        </w:p>
        <w:p w14:paraId="44EE8B8B" w14:textId="77777777" w:rsidR="006422AE" w:rsidDel="005A1EA6" w:rsidRDefault="006422AE">
          <w:pPr>
            <w:pStyle w:val="15"/>
            <w:rPr>
              <w:del w:id="114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15" w:author="Роман Коротков" w:date="2018-08-17T13:16:00Z">
            <w:r w:rsidRPr="005A1EA6" w:rsidDel="005A1EA6">
              <w:rPr>
                <w:noProof/>
              </w:rPr>
              <w:delText>5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Требования к аппаратному и программному обеспечению</w:delText>
            </w:r>
            <w:r w:rsidDel="005A1EA6">
              <w:rPr>
                <w:noProof/>
                <w:webHidden/>
              </w:rPr>
              <w:tab/>
              <w:delText>9</w:delText>
            </w:r>
          </w:del>
        </w:p>
        <w:p w14:paraId="0E6C2BC4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16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17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5.1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Требования к аппаратному обеспечению</w:delText>
            </w:r>
            <w:r w:rsidDel="005A1EA6">
              <w:rPr>
                <w:noProof/>
                <w:webHidden/>
              </w:rPr>
              <w:tab/>
              <w:delText>9</w:delText>
            </w:r>
          </w:del>
        </w:p>
        <w:p w14:paraId="66D7B0A1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18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19" w:author="Роман Коротков" w:date="2018-08-17T13:16:00Z">
            <w:r w:rsidRPr="005A1EA6" w:rsidDel="005A1EA6">
              <w:rPr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5.2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Требования к программному обеспечению</w:delText>
            </w:r>
            <w:r w:rsidDel="005A1EA6">
              <w:rPr>
                <w:noProof/>
                <w:webHidden/>
              </w:rPr>
              <w:tab/>
              <w:delText>9</w:delText>
            </w:r>
          </w:del>
        </w:p>
        <w:p w14:paraId="7B9FF3B1" w14:textId="77777777" w:rsidR="006422AE" w:rsidDel="005A1EA6" w:rsidRDefault="006422AE">
          <w:pPr>
            <w:pStyle w:val="15"/>
            <w:rPr>
              <w:del w:id="120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21" w:author="Роман Коротков" w:date="2018-08-17T13:16:00Z">
            <w:r w:rsidRPr="005A1EA6" w:rsidDel="005A1EA6">
              <w:rPr>
                <w:noProof/>
              </w:rPr>
              <w:delText>6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Инструкции по инсталляции и деинсталляции системы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4254BA06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22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23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6.1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Инсталляция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4771413C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24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25" w:author="Роман Коротков" w:date="2018-08-17T13:16:00Z">
            <w:r w:rsidRPr="005A1EA6" w:rsidDel="005A1EA6">
              <w:rPr>
                <w:noProof/>
              </w:rPr>
              <w:delText>6.1.1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Настройка кластера BDA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5EE07875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26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27" w:author="Роман Коротков" w:date="2018-08-17T13:16:00Z">
            <w:r w:rsidRPr="005A1EA6" w:rsidDel="005A1EA6">
              <w:rPr>
                <w:noProof/>
              </w:rPr>
              <w:delText>6.1.2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Настройка HDFS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6479FC4A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28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29" w:author="Роман Коротков" w:date="2018-08-17T13:16:00Z">
            <w:r w:rsidRPr="005A1EA6" w:rsidDel="005A1EA6">
              <w:rPr>
                <w:noProof/>
              </w:rPr>
              <w:delText>6.1.3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Подготовка БД Hive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36D09047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30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31" w:author="Роман Коротков" w:date="2018-08-17T13:16:00Z">
            <w:r w:rsidRPr="005A1EA6" w:rsidDel="005A1EA6">
              <w:rPr>
                <w:noProof/>
                <w:lang w:val="en-US"/>
              </w:rPr>
              <w:delText>6.1.4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Установка и настройка Kerberos</w:delText>
            </w:r>
            <w:r w:rsidDel="005A1EA6">
              <w:rPr>
                <w:noProof/>
                <w:webHidden/>
              </w:rPr>
              <w:tab/>
              <w:delText>10</w:delText>
            </w:r>
          </w:del>
        </w:p>
        <w:p w14:paraId="7A3BD51F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32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33" w:author="Роман Коротков" w:date="2018-08-17T13:16:00Z">
            <w:r w:rsidRPr="005A1EA6" w:rsidDel="005A1EA6">
              <w:rPr>
                <w:noProof/>
                <w:lang w:val="en-US"/>
              </w:rPr>
              <w:delText>6.1.5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 xml:space="preserve">Настройка </w:delText>
            </w:r>
            <w:r w:rsidRPr="005A1EA6" w:rsidDel="005A1EA6">
              <w:rPr>
                <w:noProof/>
                <w:lang w:val="en-US"/>
              </w:rPr>
              <w:delText>HUE Web UI</w:delText>
            </w:r>
            <w:r w:rsidDel="005A1EA6">
              <w:rPr>
                <w:noProof/>
                <w:webHidden/>
              </w:rPr>
              <w:tab/>
              <w:delText>11</w:delText>
            </w:r>
          </w:del>
        </w:p>
        <w:p w14:paraId="646C0497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34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35" w:author="Роман Коротков" w:date="2018-08-17T13:16:00Z">
            <w:r w:rsidRPr="005A1EA6" w:rsidDel="005A1EA6">
              <w:rPr>
                <w:noProof/>
                <w:lang w:val="en-US"/>
              </w:rPr>
              <w:delText>6.1.6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Установка и настройка Oozie Workflows</w:delText>
            </w:r>
            <w:r w:rsidDel="005A1EA6">
              <w:rPr>
                <w:noProof/>
                <w:webHidden/>
              </w:rPr>
              <w:tab/>
              <w:delText>11</w:delText>
            </w:r>
          </w:del>
        </w:p>
        <w:p w14:paraId="1EF8F84A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36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37" w:author="Роман Коротков" w:date="2018-08-17T13:16:00Z">
            <w:r w:rsidRPr="005A1EA6" w:rsidDel="005A1EA6">
              <w:rPr>
                <w:noProof/>
              </w:rPr>
              <w:delText>6.1.7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Перечень Oozie Worflows и их параметров</w:delText>
            </w:r>
            <w:r w:rsidDel="005A1EA6">
              <w:rPr>
                <w:noProof/>
                <w:webHidden/>
              </w:rPr>
              <w:tab/>
              <w:delText>11</w:delText>
            </w:r>
          </w:del>
        </w:p>
        <w:p w14:paraId="5059E3C8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38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39" w:author="Роман Коротков" w:date="2018-08-17T13:16:00Z">
            <w:r w:rsidRPr="005A1EA6" w:rsidDel="005A1EA6">
              <w:rPr>
                <w:noProof/>
              </w:rPr>
              <w:delText>6.1.8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 xml:space="preserve">Создание </w:delText>
            </w:r>
            <w:r w:rsidRPr="005A1EA6" w:rsidDel="005A1EA6">
              <w:rPr>
                <w:noProof/>
                <w:lang w:val="en-US"/>
              </w:rPr>
              <w:delText>Coordinator</w:delText>
            </w:r>
            <w:r w:rsidRPr="005A1EA6" w:rsidDel="005A1EA6">
              <w:rPr>
                <w:noProof/>
              </w:rPr>
              <w:delText xml:space="preserve"> для запуска заданий по расписанию</w:delText>
            </w:r>
            <w:r w:rsidDel="005A1EA6">
              <w:rPr>
                <w:noProof/>
                <w:webHidden/>
              </w:rPr>
              <w:tab/>
              <w:delText>11</w:delText>
            </w:r>
          </w:del>
        </w:p>
        <w:p w14:paraId="238452A3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40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41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6.2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Деинсталляция</w:delText>
            </w:r>
            <w:r w:rsidDel="005A1EA6">
              <w:rPr>
                <w:noProof/>
                <w:webHidden/>
              </w:rPr>
              <w:tab/>
              <w:delText>11</w:delText>
            </w:r>
          </w:del>
        </w:p>
        <w:p w14:paraId="26630F08" w14:textId="77777777" w:rsidR="006422AE" w:rsidDel="005A1EA6" w:rsidRDefault="006422AE">
          <w:pPr>
            <w:pStyle w:val="15"/>
            <w:rPr>
              <w:del w:id="142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43" w:author="Роман Коротков" w:date="2018-08-17T13:16:00Z">
            <w:r w:rsidRPr="005A1EA6" w:rsidDel="005A1EA6">
              <w:rPr>
                <w:noProof/>
              </w:rPr>
              <w:delText>7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ETL-процессы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41447B40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44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45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7.1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Регулярные загрузки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7B391BD1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46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47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7.2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Отбор и проверка данных для загрузок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58ED0B66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48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49" w:author="Роман Коротков" w:date="2018-08-17T13:16:00Z">
            <w:r w:rsidRPr="005A1EA6" w:rsidDel="005A1EA6">
              <w:rPr>
                <w:noProof/>
              </w:rPr>
              <w:delText>7.2.1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Ручной режим запуска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18DB263E" w14:textId="77777777" w:rsidR="006422AE" w:rsidDel="005A1EA6" w:rsidRDefault="006422AE">
          <w:pPr>
            <w:pStyle w:val="33"/>
            <w:tabs>
              <w:tab w:val="left" w:pos="1920"/>
              <w:tab w:val="right" w:leader="dot" w:pos="9344"/>
            </w:tabs>
            <w:rPr>
              <w:del w:id="150" w:author="Роман Коротков" w:date="2018-08-17T13:16:00Z"/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del w:id="151" w:author="Роман Коротков" w:date="2018-08-17T13:16:00Z">
            <w:r w:rsidRPr="005A1EA6" w:rsidDel="005A1EA6">
              <w:rPr>
                <w:noProof/>
              </w:rPr>
              <w:delText>7.2.2</w:delText>
            </w:r>
            <w:r w:rsidDel="005A1EA6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Автоматический режим запуска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2A56D85D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52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53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7.3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Запуск загрузок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60B73855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54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55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7.4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Загрузка исторических данных</w:delText>
            </w:r>
            <w:r w:rsidDel="005A1EA6">
              <w:rPr>
                <w:noProof/>
                <w:webHidden/>
              </w:rPr>
              <w:tab/>
              <w:delText>12</w:delText>
            </w:r>
          </w:del>
        </w:p>
        <w:p w14:paraId="6FF8F8D5" w14:textId="77777777" w:rsidR="006422AE" w:rsidDel="005A1EA6" w:rsidRDefault="006422AE">
          <w:pPr>
            <w:pStyle w:val="15"/>
            <w:rPr>
              <w:del w:id="156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57" w:author="Роман Коротков" w:date="2018-08-17T13:16:00Z">
            <w:r w:rsidRPr="005A1EA6" w:rsidDel="005A1EA6">
              <w:rPr>
                <w:noProof/>
              </w:rPr>
              <w:delText>8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Мониторинг работы системы</w:delText>
            </w:r>
            <w:r w:rsidDel="005A1EA6">
              <w:rPr>
                <w:noProof/>
                <w:webHidden/>
              </w:rPr>
              <w:tab/>
              <w:delText>13</w:delText>
            </w:r>
          </w:del>
        </w:p>
        <w:p w14:paraId="3D6EE90F" w14:textId="77777777" w:rsidR="006422AE" w:rsidDel="005A1EA6" w:rsidRDefault="006422AE">
          <w:pPr>
            <w:pStyle w:val="21"/>
            <w:tabs>
              <w:tab w:val="left" w:pos="1440"/>
              <w:tab w:val="right" w:leader="dot" w:pos="9344"/>
            </w:tabs>
            <w:rPr>
              <w:del w:id="158" w:author="Роман Коротков" w:date="2018-08-17T13:16:00Z"/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del w:id="159" w:author="Роман Коротков" w:date="2018-08-17T13:16:00Z">
            <w:r w:rsidRPr="005A1EA6" w:rsidDel="005A1EA6">
              <w:rPr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delText>8.1</w:delText>
            </w:r>
            <w:r w:rsidDel="005A1EA6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 xml:space="preserve">Мониторинг журнала работы </w:delText>
            </w:r>
            <w:r w:rsidRPr="005A1EA6" w:rsidDel="005A1EA6">
              <w:rPr>
                <w:noProof/>
                <w:lang w:val="en-US"/>
              </w:rPr>
              <w:delText>workflow</w:delText>
            </w:r>
            <w:r w:rsidDel="005A1EA6">
              <w:rPr>
                <w:noProof/>
                <w:webHidden/>
              </w:rPr>
              <w:tab/>
              <w:delText>13</w:delText>
            </w:r>
          </w:del>
        </w:p>
        <w:p w14:paraId="62EFAAA8" w14:textId="77777777" w:rsidR="006422AE" w:rsidDel="005A1EA6" w:rsidRDefault="006422AE">
          <w:pPr>
            <w:pStyle w:val="15"/>
            <w:rPr>
              <w:del w:id="160" w:author="Роман Коротков" w:date="2018-08-17T13:16:00Z"/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del w:id="161" w:author="Роман Коротков" w:date="2018-08-17T13:16:00Z">
            <w:r w:rsidRPr="005A1EA6" w:rsidDel="005A1EA6">
              <w:rPr>
                <w:noProof/>
              </w:rPr>
              <w:delText>9</w:delText>
            </w:r>
            <w:r w:rsidDel="005A1EA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A1EA6" w:rsidDel="005A1EA6">
              <w:rPr>
                <w:noProof/>
              </w:rPr>
              <w:delText>Логирование</w:delText>
            </w:r>
            <w:r w:rsidDel="005A1EA6">
              <w:rPr>
                <w:noProof/>
                <w:webHidden/>
              </w:rPr>
              <w:tab/>
              <w:delText>18</w:delText>
            </w:r>
          </w:del>
        </w:p>
        <w:p w14:paraId="533626AD" w14:textId="77777777" w:rsidR="002B3428" w:rsidRPr="009C723F" w:rsidRDefault="002B3428" w:rsidP="00A06545">
          <w:pPr>
            <w:ind w:firstLine="0"/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5F76AACA" w14:textId="77777777" w:rsidR="00881252" w:rsidRDefault="00881252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62" w:name="_Toc522275100"/>
      <w:r>
        <w:lastRenderedPageBreak/>
        <w:t>История изменений</w:t>
      </w:r>
      <w:bookmarkEnd w:id="162"/>
    </w:p>
    <w:tbl>
      <w:tblPr>
        <w:tblStyle w:val="aff6"/>
        <w:tblW w:w="0" w:type="auto"/>
        <w:tblLook w:val="0000" w:firstRow="0" w:lastRow="0" w:firstColumn="0" w:lastColumn="0" w:noHBand="0" w:noVBand="0"/>
      </w:tblPr>
      <w:tblGrid>
        <w:gridCol w:w="1206"/>
        <w:gridCol w:w="990"/>
        <w:gridCol w:w="2049"/>
        <w:gridCol w:w="5099"/>
      </w:tblGrid>
      <w:tr w:rsidR="00881252" w:rsidRPr="00984F37" w14:paraId="00CBF57F" w14:textId="77777777" w:rsidTr="00891585">
        <w:tc>
          <w:tcPr>
            <w:tcW w:w="1206" w:type="dxa"/>
          </w:tcPr>
          <w:p w14:paraId="6682EF75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ind w:firstLine="142"/>
              <w:rPr>
                <w:b/>
                <w:sz w:val="22"/>
                <w:szCs w:val="22"/>
              </w:rPr>
            </w:pPr>
            <w:r w:rsidRPr="00881252">
              <w:rPr>
                <w:b/>
                <w:sz w:val="22"/>
                <w:szCs w:val="22"/>
              </w:rPr>
              <w:t xml:space="preserve">Дата </w:t>
            </w:r>
          </w:p>
        </w:tc>
        <w:tc>
          <w:tcPr>
            <w:tcW w:w="990" w:type="dxa"/>
          </w:tcPr>
          <w:p w14:paraId="482940CF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ind w:firstLine="106"/>
              <w:rPr>
                <w:b/>
                <w:sz w:val="22"/>
                <w:szCs w:val="22"/>
              </w:rPr>
            </w:pPr>
            <w:r w:rsidRPr="00881252">
              <w:rPr>
                <w:b/>
                <w:sz w:val="22"/>
                <w:szCs w:val="22"/>
              </w:rPr>
              <w:t>Номер версии</w:t>
            </w:r>
          </w:p>
        </w:tc>
        <w:tc>
          <w:tcPr>
            <w:tcW w:w="2049" w:type="dxa"/>
          </w:tcPr>
          <w:p w14:paraId="71A80EDA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ind w:firstLine="107"/>
              <w:rPr>
                <w:b/>
                <w:sz w:val="22"/>
                <w:szCs w:val="22"/>
              </w:rPr>
            </w:pPr>
            <w:r w:rsidRPr="00881252">
              <w:rPr>
                <w:b/>
                <w:sz w:val="22"/>
                <w:szCs w:val="22"/>
              </w:rPr>
              <w:t>ФИО вносившего корректировки</w:t>
            </w:r>
          </w:p>
        </w:tc>
        <w:tc>
          <w:tcPr>
            <w:tcW w:w="5099" w:type="dxa"/>
          </w:tcPr>
          <w:p w14:paraId="574EB03D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rPr>
                <w:b/>
                <w:sz w:val="22"/>
                <w:szCs w:val="22"/>
              </w:rPr>
            </w:pPr>
            <w:r w:rsidRPr="00881252">
              <w:rPr>
                <w:b/>
                <w:sz w:val="22"/>
                <w:szCs w:val="22"/>
              </w:rPr>
              <w:t>Описание корректировок</w:t>
            </w:r>
          </w:p>
        </w:tc>
      </w:tr>
      <w:tr w:rsidR="00881252" w:rsidRPr="0065458C" w14:paraId="0819EBDF" w14:textId="77777777" w:rsidTr="00891585">
        <w:tc>
          <w:tcPr>
            <w:tcW w:w="1206" w:type="dxa"/>
          </w:tcPr>
          <w:p w14:paraId="2B95BABE" w14:textId="7BC00E66" w:rsidR="00881252" w:rsidRPr="00881252" w:rsidRDefault="008676A0" w:rsidP="00881252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09.07.2018</w:t>
            </w:r>
          </w:p>
        </w:tc>
        <w:tc>
          <w:tcPr>
            <w:tcW w:w="990" w:type="dxa"/>
          </w:tcPr>
          <w:p w14:paraId="2A29C7F1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881252">
              <w:rPr>
                <w:sz w:val="22"/>
                <w:szCs w:val="22"/>
                <w:lang w:val="en-US"/>
              </w:rPr>
              <w:t>0.1</w:t>
            </w:r>
          </w:p>
        </w:tc>
        <w:tc>
          <w:tcPr>
            <w:tcW w:w="2049" w:type="dxa"/>
          </w:tcPr>
          <w:p w14:paraId="1FE84161" w14:textId="0E906A80" w:rsidR="00881252" w:rsidRPr="008676A0" w:rsidRDefault="008676A0" w:rsidP="00881252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Коротков Р.Е.</w:t>
            </w:r>
          </w:p>
        </w:tc>
        <w:tc>
          <w:tcPr>
            <w:tcW w:w="5099" w:type="dxa"/>
          </w:tcPr>
          <w:p w14:paraId="2C20F9BF" w14:textId="77777777" w:rsidR="00881252" w:rsidRPr="00881252" w:rsidRDefault="00881252" w:rsidP="00881252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Документ создан</w:t>
            </w:r>
          </w:p>
        </w:tc>
      </w:tr>
      <w:tr w:rsidR="00B70968" w:rsidRPr="0065458C" w14:paraId="13043FCE" w14:textId="77777777" w:rsidTr="00891585">
        <w:tc>
          <w:tcPr>
            <w:tcW w:w="1206" w:type="dxa"/>
          </w:tcPr>
          <w:p w14:paraId="468F5572" w14:textId="78C1C550" w:rsidR="00B70968" w:rsidRPr="00034F79" w:rsidRDefault="00034F79" w:rsidP="00B70968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13.07.2018</w:t>
            </w:r>
          </w:p>
        </w:tc>
        <w:tc>
          <w:tcPr>
            <w:tcW w:w="990" w:type="dxa"/>
          </w:tcPr>
          <w:p w14:paraId="03CDCE62" w14:textId="58B5F598" w:rsidR="00B70968" w:rsidRPr="00881252" w:rsidRDefault="00034F79" w:rsidP="00B70968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0.2</w:t>
            </w:r>
          </w:p>
        </w:tc>
        <w:tc>
          <w:tcPr>
            <w:tcW w:w="2049" w:type="dxa"/>
          </w:tcPr>
          <w:p w14:paraId="09734286" w14:textId="42798E95" w:rsidR="00B70968" w:rsidRPr="00034F79" w:rsidRDefault="00034F79" w:rsidP="00B70968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Шилин В.А.</w:t>
            </w:r>
          </w:p>
        </w:tc>
        <w:tc>
          <w:tcPr>
            <w:tcW w:w="5099" w:type="dxa"/>
          </w:tcPr>
          <w:p w14:paraId="25CBB5A5" w14:textId="63FD00D1" w:rsidR="00B70968" w:rsidRPr="00954548" w:rsidRDefault="00034F79" w:rsidP="00B70968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Добавлено описание </w:t>
            </w:r>
            <w:r>
              <w:rPr>
                <w:sz w:val="22"/>
                <w:szCs w:val="22"/>
                <w:lang w:val="en-US"/>
              </w:rPr>
              <w:t>oozie workflows</w:t>
            </w:r>
            <w:r w:rsidR="00954548">
              <w:rPr>
                <w:sz w:val="22"/>
                <w:szCs w:val="22"/>
              </w:rPr>
              <w:t>. 6.1.6</w:t>
            </w:r>
            <w:r w:rsidR="00954548">
              <w:rPr>
                <w:sz w:val="22"/>
                <w:szCs w:val="22"/>
                <w:lang w:val="en-US"/>
              </w:rPr>
              <w:t xml:space="preserve">, </w:t>
            </w:r>
            <w:r w:rsidR="00954548">
              <w:rPr>
                <w:sz w:val="22"/>
                <w:szCs w:val="22"/>
              </w:rPr>
              <w:t>6.1.7, 6.1.8, 6.1.9</w:t>
            </w:r>
          </w:p>
        </w:tc>
      </w:tr>
      <w:tr w:rsidR="0080515A" w:rsidRPr="0065458C" w14:paraId="185668C3" w14:textId="77777777" w:rsidTr="00891585">
        <w:tc>
          <w:tcPr>
            <w:tcW w:w="1206" w:type="dxa"/>
          </w:tcPr>
          <w:p w14:paraId="12F82141" w14:textId="75FC3F86" w:rsidR="0080515A" w:rsidRDefault="005A1EA6" w:rsidP="00B70968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ins w:id="163" w:author="Роман Коротков" w:date="2018-08-17T13:16:00Z">
              <w:r>
                <w:rPr>
                  <w:sz w:val="22"/>
                  <w:szCs w:val="22"/>
                  <w:lang w:val="en-US"/>
                </w:rPr>
                <w:t>17.08.2018</w:t>
              </w:r>
            </w:ins>
          </w:p>
        </w:tc>
        <w:tc>
          <w:tcPr>
            <w:tcW w:w="990" w:type="dxa"/>
          </w:tcPr>
          <w:p w14:paraId="54207F52" w14:textId="691DDF27" w:rsidR="0080515A" w:rsidRDefault="005A1EA6" w:rsidP="00B70968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ins w:id="164" w:author="Роман Коротков" w:date="2018-08-17T13:16:00Z">
              <w:r>
                <w:rPr>
                  <w:sz w:val="22"/>
                  <w:szCs w:val="22"/>
                  <w:lang w:val="en-US"/>
                </w:rPr>
                <w:t>0.3</w:t>
              </w:r>
            </w:ins>
          </w:p>
        </w:tc>
        <w:tc>
          <w:tcPr>
            <w:tcW w:w="2049" w:type="dxa"/>
          </w:tcPr>
          <w:p w14:paraId="7DC15C47" w14:textId="6298A9FD" w:rsidR="0080515A" w:rsidRPr="005A1EA6" w:rsidRDefault="005A1EA6" w:rsidP="00B70968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65" w:author="Роман Коротков" w:date="2018-08-17T13:16:00Z">
              <w:r>
                <w:rPr>
                  <w:sz w:val="22"/>
                  <w:szCs w:val="22"/>
                </w:rPr>
                <w:t>Коротков Р.Е.</w:t>
              </w:r>
            </w:ins>
          </w:p>
        </w:tc>
        <w:tc>
          <w:tcPr>
            <w:tcW w:w="5099" w:type="dxa"/>
          </w:tcPr>
          <w:p w14:paraId="7DFE1AC8" w14:textId="15BE4CA5" w:rsidR="0080515A" w:rsidRPr="0080515A" w:rsidRDefault="005A1EA6" w:rsidP="0080515A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66" w:author="Роман Коротков" w:date="2018-08-17T13:16:00Z">
              <w:r>
                <w:rPr>
                  <w:sz w:val="22"/>
                  <w:szCs w:val="22"/>
                </w:rPr>
                <w:t>Актуализация 7го пункта</w:t>
              </w:r>
            </w:ins>
          </w:p>
        </w:tc>
      </w:tr>
      <w:tr w:rsidR="00DE1580" w:rsidRPr="0065458C" w14:paraId="5CBD18FD" w14:textId="77777777" w:rsidTr="00891585">
        <w:tc>
          <w:tcPr>
            <w:tcW w:w="1206" w:type="dxa"/>
          </w:tcPr>
          <w:p w14:paraId="4DF04C6B" w14:textId="40A91B4E" w:rsidR="00DE1580" w:rsidRPr="00BD48A1" w:rsidRDefault="00BD48A1" w:rsidP="00DE1580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67" w:author="Windows User" w:date="2018-08-31T13:47:00Z">
              <w:r>
                <w:rPr>
                  <w:sz w:val="22"/>
                  <w:szCs w:val="22"/>
                </w:rPr>
                <w:t>31.08.2018</w:t>
              </w:r>
            </w:ins>
          </w:p>
        </w:tc>
        <w:tc>
          <w:tcPr>
            <w:tcW w:w="990" w:type="dxa"/>
          </w:tcPr>
          <w:p w14:paraId="16B07A38" w14:textId="74A55FEC" w:rsidR="00DE1580" w:rsidRPr="00BD48A1" w:rsidRDefault="00BD48A1" w:rsidP="00DE1580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68" w:author="Windows User" w:date="2018-08-31T13:48:00Z">
              <w:r>
                <w:rPr>
                  <w:sz w:val="22"/>
                  <w:szCs w:val="22"/>
                </w:rPr>
                <w:t>0.4</w:t>
              </w:r>
            </w:ins>
          </w:p>
        </w:tc>
        <w:tc>
          <w:tcPr>
            <w:tcW w:w="2049" w:type="dxa"/>
          </w:tcPr>
          <w:p w14:paraId="0B4D658D" w14:textId="1AB420D1" w:rsidR="00DE1580" w:rsidRDefault="00BD48A1" w:rsidP="00DE1580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69" w:author="Windows User" w:date="2018-08-31T13:48:00Z">
              <w:r>
                <w:rPr>
                  <w:sz w:val="22"/>
                  <w:szCs w:val="22"/>
                </w:rPr>
                <w:t>Назаренко Р</w:t>
              </w:r>
            </w:ins>
          </w:p>
        </w:tc>
        <w:tc>
          <w:tcPr>
            <w:tcW w:w="5099" w:type="dxa"/>
          </w:tcPr>
          <w:p w14:paraId="333D9655" w14:textId="59D0B825" w:rsidR="00DE1580" w:rsidRDefault="00BD48A1" w:rsidP="00DE1580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70" w:author="Windows User" w:date="2018-08-31T13:48:00Z">
              <w:r>
                <w:rPr>
                  <w:sz w:val="22"/>
                  <w:szCs w:val="22"/>
                </w:rPr>
                <w:t>Актуализация ручного перезапуска упавших джобов</w:t>
              </w:r>
            </w:ins>
          </w:p>
        </w:tc>
      </w:tr>
      <w:tr w:rsidR="00C856D3" w:rsidRPr="0065458C" w14:paraId="42D0577A" w14:textId="77777777" w:rsidTr="00891585">
        <w:tc>
          <w:tcPr>
            <w:tcW w:w="1206" w:type="dxa"/>
          </w:tcPr>
          <w:p w14:paraId="03F39EBF" w14:textId="3063A826" w:rsidR="00C856D3" w:rsidRPr="00412DEB" w:rsidRDefault="00412DEB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ins w:id="171" w:author="Шилин Виталий Алексеевич" w:date="2018-09-12T15:28:00Z">
              <w:r>
                <w:rPr>
                  <w:sz w:val="22"/>
                  <w:szCs w:val="22"/>
                  <w:lang w:val="en-US"/>
                </w:rPr>
                <w:t>12.09.2018</w:t>
              </w:r>
            </w:ins>
          </w:p>
        </w:tc>
        <w:tc>
          <w:tcPr>
            <w:tcW w:w="990" w:type="dxa"/>
          </w:tcPr>
          <w:p w14:paraId="341DB5B7" w14:textId="57633FCD" w:rsidR="00C856D3" w:rsidRPr="00412DEB" w:rsidRDefault="00412DEB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ins w:id="172" w:author="Шилин Виталий Алексеевич" w:date="2018-09-12T15:28:00Z">
              <w:r>
                <w:rPr>
                  <w:sz w:val="22"/>
                  <w:szCs w:val="22"/>
                  <w:lang w:val="en-US"/>
                </w:rPr>
                <w:t>0.5</w:t>
              </w:r>
            </w:ins>
          </w:p>
        </w:tc>
        <w:tc>
          <w:tcPr>
            <w:tcW w:w="2049" w:type="dxa"/>
          </w:tcPr>
          <w:p w14:paraId="72D10D63" w14:textId="2A57AB4A" w:rsidR="00C856D3" w:rsidRDefault="00412DEB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73" w:author="Шилин Виталий Алексеевич" w:date="2018-09-12T15:28:00Z">
              <w:r>
                <w:rPr>
                  <w:sz w:val="22"/>
                  <w:szCs w:val="22"/>
                </w:rPr>
                <w:t>Шилин В.А.</w:t>
              </w:r>
            </w:ins>
          </w:p>
        </w:tc>
        <w:tc>
          <w:tcPr>
            <w:tcW w:w="5099" w:type="dxa"/>
          </w:tcPr>
          <w:p w14:paraId="58FB7BFC" w14:textId="7FD3BC3E" w:rsidR="00C856D3" w:rsidRPr="004D34C6" w:rsidRDefault="00412DEB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  <w:ins w:id="174" w:author="Шилин Виталий Алексеевич" w:date="2018-09-12T15:28:00Z">
              <w:r>
                <w:rPr>
                  <w:sz w:val="22"/>
                  <w:szCs w:val="22"/>
                </w:rPr>
                <w:t xml:space="preserve">Актуализация 7го пункта. Добавлены </w:t>
              </w:r>
              <w:proofErr w:type="spellStart"/>
              <w:r>
                <w:rPr>
                  <w:sz w:val="22"/>
                  <w:szCs w:val="22"/>
                  <w:lang w:val="en-US"/>
                </w:rPr>
                <w:t>etl</w:t>
              </w:r>
              <w:proofErr w:type="spellEnd"/>
              <w:r w:rsidRPr="004D34C6">
                <w:rPr>
                  <w:sz w:val="22"/>
                  <w:szCs w:val="22"/>
                </w:rPr>
                <w:t xml:space="preserve"> </w:t>
              </w:r>
              <w:r>
                <w:rPr>
                  <w:sz w:val="22"/>
                  <w:szCs w:val="22"/>
                </w:rPr>
                <w:t xml:space="preserve">для загрузки </w:t>
              </w:r>
              <w:proofErr w:type="spellStart"/>
              <w:r>
                <w:rPr>
                  <w:sz w:val="22"/>
                  <w:szCs w:val="22"/>
                </w:rPr>
                <w:t>ОперБлока</w:t>
              </w:r>
              <w:proofErr w:type="spellEnd"/>
              <w:r>
                <w:rPr>
                  <w:sz w:val="22"/>
                  <w:szCs w:val="22"/>
                </w:rPr>
                <w:t xml:space="preserve"> из </w:t>
              </w:r>
              <w:proofErr w:type="spellStart"/>
              <w:r>
                <w:rPr>
                  <w:sz w:val="22"/>
                  <w:szCs w:val="22"/>
                  <w:lang w:val="en-US"/>
                </w:rPr>
                <w:t>ods</w:t>
              </w:r>
            </w:ins>
            <w:proofErr w:type="spellEnd"/>
          </w:p>
        </w:tc>
      </w:tr>
      <w:tr w:rsidR="00891585" w:rsidRPr="00A16FD4" w14:paraId="470E25F4" w14:textId="77777777" w:rsidTr="00891585">
        <w:tc>
          <w:tcPr>
            <w:tcW w:w="1206" w:type="dxa"/>
          </w:tcPr>
          <w:p w14:paraId="704CE768" w14:textId="6C5C288A" w:rsidR="00891585" w:rsidRPr="00BD48A1" w:rsidRDefault="00891585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51567F56" w14:textId="268C281A" w:rsidR="00891585" w:rsidRPr="00BD48A1" w:rsidRDefault="00891585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7E5FD823" w14:textId="69EB2B8F" w:rsidR="00891585" w:rsidRPr="00891585" w:rsidRDefault="00891585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3DF3A502" w14:textId="7BA125F6" w:rsidR="00891585" w:rsidRPr="00891585" w:rsidRDefault="00891585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37AD1435" w14:textId="77777777" w:rsidTr="00891585">
        <w:tc>
          <w:tcPr>
            <w:tcW w:w="1206" w:type="dxa"/>
          </w:tcPr>
          <w:p w14:paraId="101655D9" w14:textId="703A4F51" w:rsidR="00A16FD4" w:rsidRPr="00BD48A1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43E825E5" w14:textId="0801C77F" w:rsidR="00A16FD4" w:rsidRPr="00BD48A1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3C02A7A5" w14:textId="474F0A5C" w:rsidR="00A16FD4" w:rsidRP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4CE63C88" w14:textId="6A0F71BF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52CE0503" w14:textId="77777777" w:rsidTr="00891585">
        <w:tc>
          <w:tcPr>
            <w:tcW w:w="1206" w:type="dxa"/>
          </w:tcPr>
          <w:p w14:paraId="05ED1730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739F4F6C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41B6CAE9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1C931D0C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3FABF6E5" w14:textId="77777777" w:rsidTr="00891585">
        <w:tc>
          <w:tcPr>
            <w:tcW w:w="1206" w:type="dxa"/>
          </w:tcPr>
          <w:p w14:paraId="44A33202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43C26279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13489D71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63CCB797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4F5D515F" w14:textId="77777777" w:rsidTr="00891585">
        <w:tc>
          <w:tcPr>
            <w:tcW w:w="1206" w:type="dxa"/>
          </w:tcPr>
          <w:p w14:paraId="432B7D44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76717DE1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7AF71B51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74DFF8EB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164FB139" w14:textId="77777777" w:rsidTr="00891585">
        <w:tc>
          <w:tcPr>
            <w:tcW w:w="1206" w:type="dxa"/>
          </w:tcPr>
          <w:p w14:paraId="4A07890C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1E215B8A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00C1903C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1CC6EBC5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1AD6D5DC" w14:textId="77777777" w:rsidTr="00891585">
        <w:tc>
          <w:tcPr>
            <w:tcW w:w="1206" w:type="dxa"/>
          </w:tcPr>
          <w:p w14:paraId="0A4E8FB8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02EC43ED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3CF68E29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59B89FC9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A16FD4" w:rsidRPr="00A16FD4" w14:paraId="16422037" w14:textId="77777777" w:rsidTr="00891585">
        <w:tc>
          <w:tcPr>
            <w:tcW w:w="1206" w:type="dxa"/>
          </w:tcPr>
          <w:p w14:paraId="3ED72BB8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0" w:type="dxa"/>
          </w:tcPr>
          <w:p w14:paraId="5FB500AB" w14:textId="77777777" w:rsidR="00A16FD4" w:rsidRP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2049" w:type="dxa"/>
          </w:tcPr>
          <w:p w14:paraId="3DE77D42" w14:textId="77777777" w:rsidR="00A16FD4" w:rsidRDefault="00A16FD4" w:rsidP="00C856D3">
            <w:pPr>
              <w:pStyle w:val="af5"/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5099" w:type="dxa"/>
          </w:tcPr>
          <w:p w14:paraId="74BD1E59" w14:textId="77777777" w:rsidR="00A16FD4" w:rsidRDefault="00A16FD4" w:rsidP="00C856D3">
            <w:pPr>
              <w:tabs>
                <w:tab w:val="left" w:pos="9781"/>
              </w:tabs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657A6CD0" w14:textId="77777777" w:rsidR="00881252" w:rsidRPr="00A16FD4" w:rsidRDefault="00881252" w:rsidP="00881252">
      <w:pPr>
        <w:rPr>
          <w:lang w:eastAsia="en-US"/>
        </w:rPr>
      </w:pPr>
    </w:p>
    <w:p w14:paraId="24AD62DC" w14:textId="77777777" w:rsidR="002B3428" w:rsidRPr="009C723F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75" w:name="_Toc522275101"/>
      <w:r w:rsidRPr="002B3428">
        <w:lastRenderedPageBreak/>
        <w:t>Глоссарий</w:t>
      </w:r>
      <w:bookmarkEnd w:id="175"/>
    </w:p>
    <w:tbl>
      <w:tblPr>
        <w:tblW w:w="96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26"/>
        <w:gridCol w:w="1702"/>
        <w:gridCol w:w="5217"/>
      </w:tblGrid>
      <w:tr w:rsidR="002B3428" w:rsidRPr="009C723F" w14:paraId="1D589EF2" w14:textId="77777777" w:rsidTr="001B1442">
        <w:trPr>
          <w:tblHeader/>
        </w:trPr>
        <w:tc>
          <w:tcPr>
            <w:tcW w:w="2726" w:type="dxa"/>
            <w:shd w:val="clear" w:color="auto" w:fill="E6E6E6"/>
            <w:vAlign w:val="center"/>
          </w:tcPr>
          <w:p w14:paraId="2AB6544F" w14:textId="77777777" w:rsidR="002B3428" w:rsidRPr="009A68F0" w:rsidRDefault="002B3428" w:rsidP="001B1442">
            <w:pPr>
              <w:pStyle w:val="TableHeading"/>
              <w:keepNext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</w:pPr>
            <w:r w:rsidRPr="009A68F0"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  <w:t>Понятие</w:t>
            </w:r>
          </w:p>
        </w:tc>
        <w:tc>
          <w:tcPr>
            <w:tcW w:w="1702" w:type="dxa"/>
            <w:shd w:val="clear" w:color="auto" w:fill="E6E6E6"/>
            <w:vAlign w:val="center"/>
          </w:tcPr>
          <w:p w14:paraId="2FCD31FE" w14:textId="77777777" w:rsidR="002B3428" w:rsidRPr="009A68F0" w:rsidRDefault="002B3428" w:rsidP="001B1442">
            <w:pPr>
              <w:pStyle w:val="TableHeading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</w:pPr>
            <w:r w:rsidRPr="009A68F0"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  <w:t>Сокращение</w:t>
            </w:r>
          </w:p>
        </w:tc>
        <w:tc>
          <w:tcPr>
            <w:tcW w:w="5217" w:type="dxa"/>
            <w:shd w:val="clear" w:color="auto" w:fill="E6E6E6"/>
            <w:vAlign w:val="center"/>
          </w:tcPr>
          <w:p w14:paraId="6E03A833" w14:textId="77777777" w:rsidR="002B3428" w:rsidRPr="009A68F0" w:rsidRDefault="002B3428" w:rsidP="001B1442">
            <w:pPr>
              <w:pStyle w:val="TableHeading"/>
              <w:spacing w:after="0" w:line="240" w:lineRule="auto"/>
              <w:ind w:firstLine="0"/>
              <w:jc w:val="center"/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</w:pPr>
            <w:r w:rsidRPr="009A68F0">
              <w:rPr>
                <w:rFonts w:ascii="Times New Roman" w:hAnsi="Times New Roman" w:cs="Times New Roman"/>
                <w:b w:val="0"/>
                <w:i/>
                <w:sz w:val="24"/>
                <w:szCs w:val="24"/>
                <w:lang w:val="ru-RU"/>
              </w:rPr>
              <w:t>Определение понятия</w:t>
            </w:r>
          </w:p>
        </w:tc>
      </w:tr>
      <w:tr w:rsidR="002B3428" w:rsidRPr="009C723F" w14:paraId="7FCFD469" w14:textId="77777777" w:rsidTr="001B1442">
        <w:tc>
          <w:tcPr>
            <w:tcW w:w="2726" w:type="dxa"/>
            <w:vAlign w:val="center"/>
          </w:tcPr>
          <w:p w14:paraId="6BD66B79" w14:textId="77777777" w:rsidR="002B3428" w:rsidRPr="003346F1" w:rsidRDefault="002B3428" w:rsidP="001B144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Apache Hive</w:t>
            </w:r>
          </w:p>
        </w:tc>
        <w:tc>
          <w:tcPr>
            <w:tcW w:w="1702" w:type="dxa"/>
            <w:vAlign w:val="center"/>
          </w:tcPr>
          <w:p w14:paraId="1BE5FEB0" w14:textId="77777777" w:rsidR="002B3428" w:rsidRPr="00173362" w:rsidRDefault="002B3428" w:rsidP="001B144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Hive</w:t>
            </w:r>
          </w:p>
        </w:tc>
        <w:tc>
          <w:tcPr>
            <w:tcW w:w="5217" w:type="dxa"/>
            <w:vAlign w:val="center"/>
          </w:tcPr>
          <w:p w14:paraId="616877FB" w14:textId="77777777" w:rsidR="002B3428" w:rsidRPr="003346F1" w:rsidRDefault="002B3428" w:rsidP="001B1442">
            <w:pPr>
              <w:snapToGrid w:val="0"/>
              <w:spacing w:line="240" w:lineRule="auto"/>
              <w:ind w:firstLine="0"/>
            </w:pPr>
            <w:r>
              <w:t>Комплекс программных средств для доступа и управлениями большими объёмами данных в распределённых хранилищах данных</w:t>
            </w:r>
          </w:p>
        </w:tc>
      </w:tr>
      <w:tr w:rsidR="002B3428" w:rsidRPr="009C723F" w14:paraId="2DED9FDB" w14:textId="77777777" w:rsidTr="001B1442">
        <w:tc>
          <w:tcPr>
            <w:tcW w:w="2726" w:type="dxa"/>
            <w:vAlign w:val="center"/>
          </w:tcPr>
          <w:p w14:paraId="6314C67D" w14:textId="77777777" w:rsidR="002B3428" w:rsidRPr="00A967EB" w:rsidRDefault="002B3428" w:rsidP="001B1442">
            <w:pPr>
              <w:snapToGrid w:val="0"/>
              <w:spacing w:line="240" w:lineRule="auto"/>
              <w:ind w:firstLine="0"/>
            </w:pPr>
            <w:proofErr w:type="spellStart"/>
            <w:r>
              <w:rPr>
                <w:lang w:val="en-US"/>
              </w:rPr>
              <w:t>DetailData</w:t>
            </w:r>
            <w:proofErr w:type="spellEnd"/>
            <w:r>
              <w:t xml:space="preserve"> / Область детальных данных</w:t>
            </w:r>
          </w:p>
        </w:tc>
        <w:tc>
          <w:tcPr>
            <w:tcW w:w="1702" w:type="dxa"/>
            <w:vAlign w:val="center"/>
          </w:tcPr>
          <w:p w14:paraId="2F0F9D7A" w14:textId="77777777" w:rsidR="002B3428" w:rsidRPr="00173362" w:rsidRDefault="002B3428" w:rsidP="001B1442">
            <w:pPr>
              <w:snapToGrid w:val="0"/>
              <w:spacing w:line="240" w:lineRule="auto"/>
              <w:ind w:firstLine="0"/>
            </w:pPr>
          </w:p>
        </w:tc>
        <w:tc>
          <w:tcPr>
            <w:tcW w:w="5217" w:type="dxa"/>
            <w:vAlign w:val="center"/>
          </w:tcPr>
          <w:p w14:paraId="051912A9" w14:textId="6D8BA52B" w:rsidR="002B3428" w:rsidRPr="00A967EB" w:rsidRDefault="002B3428" w:rsidP="001B1442">
            <w:pPr>
              <w:snapToGrid w:val="0"/>
              <w:spacing w:line="240" w:lineRule="auto"/>
              <w:ind w:firstLine="0"/>
            </w:pPr>
            <w:r>
              <w:t xml:space="preserve">Область хранения детальных данных системы </w:t>
            </w:r>
            <w:r w:rsidRPr="00A967EB">
              <w:t xml:space="preserve"> </w:t>
            </w:r>
            <w:r>
              <w:rPr>
                <w:lang w:val="en-US"/>
              </w:rPr>
              <w:t>Hadoop</w:t>
            </w:r>
          </w:p>
        </w:tc>
      </w:tr>
      <w:tr w:rsidR="002B3428" w:rsidRPr="009C723F" w14:paraId="55998F8E" w14:textId="77777777" w:rsidTr="001B1442">
        <w:tc>
          <w:tcPr>
            <w:tcW w:w="2726" w:type="dxa"/>
            <w:vAlign w:val="center"/>
          </w:tcPr>
          <w:p w14:paraId="101A72D2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r w:rsidRPr="00173362">
              <w:t>Hadoop</w:t>
            </w:r>
          </w:p>
        </w:tc>
        <w:tc>
          <w:tcPr>
            <w:tcW w:w="1702" w:type="dxa"/>
            <w:vAlign w:val="center"/>
          </w:tcPr>
          <w:p w14:paraId="61B3A918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</w:p>
        </w:tc>
        <w:tc>
          <w:tcPr>
            <w:tcW w:w="5217" w:type="dxa"/>
            <w:vAlign w:val="center"/>
          </w:tcPr>
          <w:p w14:paraId="446AF082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r w:rsidRPr="00173362">
              <w:t>Технология, основанная на распределенной обработке больших объемов данных. Характеризируется</w:t>
            </w:r>
            <w:r>
              <w:t xml:space="preserve"> </w:t>
            </w:r>
            <w:r w:rsidRPr="00173362">
              <w:t>доступностью, надежностью, эффективной масштабируемостью, простотой</w:t>
            </w:r>
          </w:p>
        </w:tc>
      </w:tr>
      <w:tr w:rsidR="002B3428" w:rsidRPr="009C723F" w14:paraId="29CC701C" w14:textId="77777777" w:rsidTr="001B1442">
        <w:tc>
          <w:tcPr>
            <w:tcW w:w="2726" w:type="dxa"/>
            <w:vAlign w:val="center"/>
          </w:tcPr>
          <w:p w14:paraId="7F251CBD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proofErr w:type="spellStart"/>
            <w:r w:rsidRPr="00173362">
              <w:t>Hadoop</w:t>
            </w:r>
            <w:proofErr w:type="spellEnd"/>
            <w:r w:rsidRPr="00173362">
              <w:t xml:space="preserve"> </w:t>
            </w:r>
            <w:proofErr w:type="spellStart"/>
            <w:r w:rsidRPr="00173362">
              <w:t>Distributed</w:t>
            </w:r>
            <w:proofErr w:type="spellEnd"/>
            <w:r w:rsidRPr="00173362">
              <w:t xml:space="preserve"> </w:t>
            </w:r>
            <w:proofErr w:type="spellStart"/>
            <w:r w:rsidRPr="00173362">
              <w:t>File</w:t>
            </w:r>
            <w:proofErr w:type="spellEnd"/>
            <w:r w:rsidRPr="00173362">
              <w:t xml:space="preserve"> </w:t>
            </w:r>
            <w:proofErr w:type="spellStart"/>
            <w:r w:rsidRPr="00173362">
              <w:t>System</w:t>
            </w:r>
            <w:proofErr w:type="spellEnd"/>
          </w:p>
        </w:tc>
        <w:tc>
          <w:tcPr>
            <w:tcW w:w="1702" w:type="dxa"/>
            <w:vAlign w:val="center"/>
          </w:tcPr>
          <w:p w14:paraId="4DCC7CEA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r w:rsidRPr="004519F0">
              <w:t>HDFS</w:t>
            </w:r>
          </w:p>
        </w:tc>
        <w:tc>
          <w:tcPr>
            <w:tcW w:w="5217" w:type="dxa"/>
            <w:vAlign w:val="center"/>
          </w:tcPr>
          <w:p w14:paraId="38E0F965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r>
              <w:t>Ф</w:t>
            </w:r>
            <w:r w:rsidRPr="00173362">
              <w:t xml:space="preserve">айловая система, предназначенная для хранения файлов больших размеров, </w:t>
            </w:r>
            <w:proofErr w:type="spellStart"/>
            <w:r w:rsidRPr="00173362">
              <w:t>поблочно</w:t>
            </w:r>
            <w:proofErr w:type="spellEnd"/>
            <w:r w:rsidRPr="00173362">
              <w:t xml:space="preserve"> распределённых между узлами вычислительного кластера</w:t>
            </w:r>
          </w:p>
        </w:tc>
      </w:tr>
      <w:tr w:rsidR="002B3428" w:rsidRPr="009C723F" w14:paraId="38FABAB8" w14:textId="77777777" w:rsidTr="001B1442">
        <w:tc>
          <w:tcPr>
            <w:tcW w:w="2726" w:type="dxa"/>
            <w:vAlign w:val="center"/>
          </w:tcPr>
          <w:p w14:paraId="22F5A28A" w14:textId="09589756" w:rsidR="002B3428" w:rsidRPr="004519F0" w:rsidRDefault="002B3428" w:rsidP="004519F0">
            <w:pPr>
              <w:snapToGrid w:val="0"/>
              <w:spacing w:line="240" w:lineRule="auto"/>
              <w:ind w:firstLine="0"/>
            </w:pPr>
            <w:r w:rsidRPr="004519F0">
              <w:t>Hadoop</w:t>
            </w:r>
          </w:p>
        </w:tc>
        <w:tc>
          <w:tcPr>
            <w:tcW w:w="1702" w:type="dxa"/>
            <w:vAlign w:val="center"/>
          </w:tcPr>
          <w:p w14:paraId="44693CBC" w14:textId="46BF1B12" w:rsidR="007D2EED" w:rsidRPr="004519F0" w:rsidRDefault="007D2EED" w:rsidP="008676A0">
            <w:pPr>
              <w:snapToGrid w:val="0"/>
              <w:spacing w:line="240" w:lineRule="auto"/>
              <w:ind w:firstLine="0"/>
            </w:pPr>
            <w:r w:rsidRPr="004519F0">
              <w:t>Hadoop</w:t>
            </w:r>
          </w:p>
        </w:tc>
        <w:tc>
          <w:tcPr>
            <w:tcW w:w="5217" w:type="dxa"/>
            <w:vAlign w:val="center"/>
          </w:tcPr>
          <w:p w14:paraId="144BBF68" w14:textId="0197DC45" w:rsidR="002B3428" w:rsidRPr="004519F0" w:rsidRDefault="002B3428" w:rsidP="008676A0">
            <w:pPr>
              <w:snapToGrid w:val="0"/>
              <w:spacing w:line="240" w:lineRule="auto"/>
              <w:ind w:firstLine="0"/>
            </w:pPr>
            <w:r w:rsidRPr="004519F0">
              <w:t xml:space="preserve">Модуль системы  для обработки и хранения слабоструктурированных исторических данных </w:t>
            </w:r>
          </w:p>
        </w:tc>
      </w:tr>
      <w:tr w:rsidR="002B3428" w:rsidRPr="009C723F" w14:paraId="58CBDCCC" w14:textId="77777777" w:rsidTr="001B1442">
        <w:tc>
          <w:tcPr>
            <w:tcW w:w="2726" w:type="dxa"/>
            <w:vAlign w:val="center"/>
          </w:tcPr>
          <w:p w14:paraId="05D9F8B1" w14:textId="5CDB243E" w:rsidR="002B3428" w:rsidRPr="004519F0" w:rsidRDefault="00B646A9" w:rsidP="001B1442">
            <w:pPr>
              <w:snapToGrid w:val="0"/>
              <w:spacing w:line="240" w:lineRule="auto"/>
              <w:ind w:firstLine="0"/>
            </w:pPr>
            <w:proofErr w:type="spellStart"/>
            <w:r>
              <w:t>Relational</w:t>
            </w:r>
            <w:proofErr w:type="spellEnd"/>
          </w:p>
        </w:tc>
        <w:tc>
          <w:tcPr>
            <w:tcW w:w="1702" w:type="dxa"/>
            <w:vAlign w:val="center"/>
          </w:tcPr>
          <w:p w14:paraId="16265B98" w14:textId="5E0A3597" w:rsidR="002B3428" w:rsidRPr="004519F0" w:rsidRDefault="002B3428" w:rsidP="001B1442">
            <w:pPr>
              <w:snapToGrid w:val="0"/>
              <w:spacing w:line="240" w:lineRule="auto"/>
              <w:ind w:firstLine="0"/>
            </w:pPr>
            <w:r w:rsidRPr="004519F0">
              <w:t>R</w:t>
            </w:r>
          </w:p>
        </w:tc>
        <w:tc>
          <w:tcPr>
            <w:tcW w:w="5217" w:type="dxa"/>
            <w:vAlign w:val="center"/>
          </w:tcPr>
          <w:p w14:paraId="5894A006" w14:textId="48B6BE3E" w:rsidR="002B3428" w:rsidRDefault="002B3428" w:rsidP="001B1442">
            <w:pPr>
              <w:snapToGrid w:val="0"/>
              <w:spacing w:line="240" w:lineRule="auto"/>
              <w:ind w:firstLine="0"/>
            </w:pPr>
            <w:r w:rsidRPr="00836B2E">
              <w:t>Система  для обработки и хранения</w:t>
            </w:r>
            <w:r>
              <w:t xml:space="preserve"> </w:t>
            </w:r>
            <w:r w:rsidRPr="00836B2E">
              <w:t>реляционных данных</w:t>
            </w:r>
          </w:p>
        </w:tc>
      </w:tr>
      <w:tr w:rsidR="002B3428" w:rsidRPr="009C723F" w14:paraId="4B2CA491" w14:textId="77777777" w:rsidTr="001B1442">
        <w:tc>
          <w:tcPr>
            <w:tcW w:w="2726" w:type="dxa"/>
            <w:vAlign w:val="center"/>
          </w:tcPr>
          <w:p w14:paraId="23236265" w14:textId="77777777" w:rsidR="002B3428" w:rsidRPr="00525705" w:rsidRDefault="002B3428" w:rsidP="001B1442">
            <w:pPr>
              <w:snapToGrid w:val="0"/>
              <w:spacing w:line="240" w:lineRule="auto"/>
              <w:ind w:firstLine="0"/>
            </w:pPr>
            <w:proofErr w:type="spellStart"/>
            <w:r>
              <w:rPr>
                <w:lang w:val="en-US"/>
              </w:rPr>
              <w:t>SourceData</w:t>
            </w:r>
            <w:proofErr w:type="spellEnd"/>
            <w:r w:rsidRPr="00525705">
              <w:t xml:space="preserve">/ </w:t>
            </w:r>
            <w:proofErr w:type="spellStart"/>
            <w:r>
              <w:rPr>
                <w:lang w:val="en-US"/>
              </w:rPr>
              <w:t>SourceFiles</w:t>
            </w:r>
            <w:proofErr w:type="spellEnd"/>
            <w:r w:rsidRPr="00525705">
              <w:t>/ Область исходных данных/ Область исходных файлов</w:t>
            </w:r>
          </w:p>
        </w:tc>
        <w:tc>
          <w:tcPr>
            <w:tcW w:w="1702" w:type="dxa"/>
            <w:vAlign w:val="center"/>
          </w:tcPr>
          <w:p w14:paraId="1F827FFB" w14:textId="77777777" w:rsidR="002B3428" w:rsidRPr="00173362" w:rsidRDefault="002B3428" w:rsidP="001B1442">
            <w:pPr>
              <w:snapToGrid w:val="0"/>
              <w:spacing w:line="240" w:lineRule="auto"/>
              <w:ind w:firstLine="0"/>
            </w:pPr>
          </w:p>
        </w:tc>
        <w:tc>
          <w:tcPr>
            <w:tcW w:w="5217" w:type="dxa"/>
            <w:vAlign w:val="center"/>
          </w:tcPr>
          <w:p w14:paraId="6C747801" w14:textId="25AD28F1" w:rsidR="002B3428" w:rsidRPr="00850C18" w:rsidRDefault="002B3428" w:rsidP="001B1442">
            <w:pPr>
              <w:snapToGrid w:val="0"/>
              <w:spacing w:line="240" w:lineRule="auto"/>
              <w:ind w:firstLine="0"/>
            </w:pPr>
            <w:r>
              <w:t xml:space="preserve">Область хранения исходных файлов данных системы </w:t>
            </w:r>
            <w:r w:rsidRPr="00A967EB">
              <w:t xml:space="preserve"> </w:t>
            </w:r>
            <w:r>
              <w:rPr>
                <w:lang w:val="en-US"/>
              </w:rPr>
              <w:t>Hadoop</w:t>
            </w:r>
          </w:p>
        </w:tc>
      </w:tr>
      <w:tr w:rsidR="002B3428" w:rsidRPr="009C723F" w14:paraId="0286BCE4" w14:textId="77777777" w:rsidTr="001B1442">
        <w:tc>
          <w:tcPr>
            <w:tcW w:w="2726" w:type="dxa"/>
            <w:vAlign w:val="center"/>
          </w:tcPr>
          <w:p w14:paraId="0790936B" w14:textId="77777777" w:rsidR="002B3428" w:rsidRPr="001D06E5" w:rsidRDefault="002B3428" w:rsidP="001B1442">
            <w:pPr>
              <w:snapToGrid w:val="0"/>
              <w:spacing w:line="240" w:lineRule="auto"/>
              <w:ind w:firstLine="0"/>
            </w:pPr>
            <w:proofErr w:type="spellStart"/>
            <w:r>
              <w:t>Альфа-банк</w:t>
            </w:r>
            <w:proofErr w:type="spellEnd"/>
          </w:p>
        </w:tc>
        <w:tc>
          <w:tcPr>
            <w:tcW w:w="1702" w:type="dxa"/>
            <w:vAlign w:val="center"/>
          </w:tcPr>
          <w:p w14:paraId="50743255" w14:textId="77777777" w:rsidR="002B3428" w:rsidRPr="001D06E5" w:rsidRDefault="002B3428" w:rsidP="001B1442">
            <w:pPr>
              <w:snapToGrid w:val="0"/>
              <w:spacing w:line="240" w:lineRule="auto"/>
              <w:ind w:firstLine="0"/>
            </w:pPr>
            <w:r>
              <w:t>Банк</w:t>
            </w:r>
          </w:p>
        </w:tc>
        <w:tc>
          <w:tcPr>
            <w:tcW w:w="5217" w:type="dxa"/>
            <w:vAlign w:val="center"/>
          </w:tcPr>
          <w:p w14:paraId="14BBC524" w14:textId="77777777" w:rsidR="002B3428" w:rsidRPr="001D06E5" w:rsidRDefault="002B3428" w:rsidP="001B1442">
            <w:pPr>
              <w:snapToGrid w:val="0"/>
              <w:spacing w:line="240" w:lineRule="auto"/>
              <w:ind w:firstLine="0"/>
            </w:pPr>
            <w:proofErr w:type="spellStart"/>
            <w:r>
              <w:rPr>
                <w:szCs w:val="22"/>
              </w:rPr>
              <w:t>Альфа-банк</w:t>
            </w:r>
            <w:proofErr w:type="spellEnd"/>
          </w:p>
        </w:tc>
      </w:tr>
      <w:tr w:rsidR="002B3428" w:rsidRPr="009C723F" w14:paraId="58C80726" w14:textId="77777777" w:rsidTr="001B1442">
        <w:tc>
          <w:tcPr>
            <w:tcW w:w="2726" w:type="dxa"/>
            <w:vAlign w:val="center"/>
          </w:tcPr>
          <w:p w14:paraId="06091CE5" w14:textId="77777777" w:rsidR="002B3428" w:rsidRPr="00C913F9" w:rsidRDefault="002B3428" w:rsidP="001B1442">
            <w:pPr>
              <w:snapToGrid w:val="0"/>
              <w:spacing w:line="240" w:lineRule="auto"/>
              <w:ind w:firstLine="0"/>
            </w:pPr>
            <w:r w:rsidRPr="00C913F9">
              <w:t>Бизнес-дата</w:t>
            </w:r>
            <w:r>
              <w:t xml:space="preserve">/ Отчётная дата </w:t>
            </w:r>
            <w:r w:rsidRPr="00C913F9">
              <w:t>(&lt;</w:t>
            </w:r>
            <w:r>
              <w:t>отчётная</w:t>
            </w:r>
            <w:r w:rsidRPr="00C913F9">
              <w:t xml:space="preserve"> </w:t>
            </w:r>
            <w:r>
              <w:t>дата</w:t>
            </w:r>
            <w:r w:rsidRPr="00C913F9">
              <w:t>&gt;)</w:t>
            </w:r>
          </w:p>
        </w:tc>
        <w:tc>
          <w:tcPr>
            <w:tcW w:w="1702" w:type="dxa"/>
            <w:vAlign w:val="center"/>
          </w:tcPr>
          <w:p w14:paraId="26A63B29" w14:textId="77777777" w:rsidR="002B3428" w:rsidRPr="00173362" w:rsidRDefault="002B3428" w:rsidP="001B1442">
            <w:pPr>
              <w:snapToGrid w:val="0"/>
              <w:spacing w:line="240" w:lineRule="auto"/>
              <w:ind w:firstLine="0"/>
            </w:pPr>
          </w:p>
        </w:tc>
        <w:tc>
          <w:tcPr>
            <w:tcW w:w="5217" w:type="dxa"/>
            <w:vAlign w:val="center"/>
          </w:tcPr>
          <w:p w14:paraId="523866AE" w14:textId="77777777" w:rsidR="002B3428" w:rsidRPr="00934AFE" w:rsidRDefault="002B3428" w:rsidP="001B1442">
            <w:pPr>
              <w:snapToGrid w:val="0"/>
              <w:spacing w:line="240" w:lineRule="auto"/>
              <w:ind w:firstLine="0"/>
              <w:rPr>
                <w:szCs w:val="22"/>
              </w:rPr>
            </w:pPr>
            <w:r>
              <w:rPr>
                <w:szCs w:val="22"/>
              </w:rPr>
              <w:t xml:space="preserve">дата, за которую осуществляется. Физически это значение поля </w:t>
            </w:r>
            <w:r>
              <w:rPr>
                <w:szCs w:val="22"/>
                <w:lang w:val="en-US"/>
              </w:rPr>
              <w:t>DAY</w:t>
            </w:r>
            <w:r w:rsidRPr="00027789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из </w:t>
            </w:r>
            <w:r>
              <w:rPr>
                <w:szCs w:val="22"/>
                <w:lang w:val="en-US"/>
              </w:rPr>
              <w:t>Hive</w:t>
            </w:r>
            <w:r w:rsidRPr="00027789">
              <w:rPr>
                <w:szCs w:val="22"/>
              </w:rPr>
              <w:t>-</w:t>
            </w:r>
            <w:r>
              <w:rPr>
                <w:szCs w:val="22"/>
              </w:rPr>
              <w:t xml:space="preserve">таблиц </w:t>
            </w:r>
            <w:proofErr w:type="spellStart"/>
            <w:r>
              <w:rPr>
                <w:szCs w:val="22"/>
                <w:lang w:val="en-US"/>
              </w:rPr>
              <w:t>DetailData</w:t>
            </w:r>
            <w:proofErr w:type="spellEnd"/>
            <w:r w:rsidRPr="00934AFE">
              <w:rPr>
                <w:szCs w:val="22"/>
              </w:rPr>
              <w:t>-</w:t>
            </w:r>
            <w:r>
              <w:rPr>
                <w:szCs w:val="22"/>
              </w:rPr>
              <w:t>слоя</w:t>
            </w:r>
          </w:p>
        </w:tc>
      </w:tr>
      <w:tr w:rsidR="002B3428" w:rsidRPr="009C723F" w14:paraId="62571C68" w14:textId="77777777" w:rsidTr="001B1442">
        <w:tc>
          <w:tcPr>
            <w:tcW w:w="2726" w:type="dxa"/>
            <w:vAlign w:val="center"/>
          </w:tcPr>
          <w:p w14:paraId="287A93B4" w14:textId="77777777" w:rsidR="002B3428" w:rsidRPr="009C723F" w:rsidRDefault="002B3428" w:rsidP="001B1442">
            <w:pPr>
              <w:snapToGrid w:val="0"/>
              <w:spacing w:line="240" w:lineRule="auto"/>
              <w:ind w:firstLine="0"/>
            </w:pPr>
            <w:r>
              <w:t>Система источник</w:t>
            </w:r>
          </w:p>
        </w:tc>
        <w:tc>
          <w:tcPr>
            <w:tcW w:w="1702" w:type="dxa"/>
            <w:vAlign w:val="center"/>
          </w:tcPr>
          <w:p w14:paraId="018126E7" w14:textId="77777777" w:rsidR="002B3428" w:rsidRPr="00173362" w:rsidRDefault="002B3428" w:rsidP="001B1442">
            <w:pPr>
              <w:snapToGrid w:val="0"/>
              <w:spacing w:line="240" w:lineRule="auto"/>
              <w:ind w:firstLine="0"/>
            </w:pPr>
            <w:r>
              <w:t>СИ</w:t>
            </w:r>
          </w:p>
        </w:tc>
        <w:tc>
          <w:tcPr>
            <w:tcW w:w="5217" w:type="dxa"/>
            <w:vAlign w:val="center"/>
          </w:tcPr>
          <w:p w14:paraId="52BE1C78" w14:textId="77777777" w:rsidR="002B3428" w:rsidRPr="00173362" w:rsidRDefault="002B3428" w:rsidP="001B1442">
            <w:pPr>
              <w:snapToGrid w:val="0"/>
              <w:spacing w:line="240" w:lineRule="auto"/>
              <w:ind w:firstLine="0"/>
              <w:rPr>
                <w:szCs w:val="22"/>
              </w:rPr>
            </w:pPr>
            <w:r>
              <w:t>Система-источник для области хранения исходных файлов</w:t>
            </w:r>
          </w:p>
        </w:tc>
      </w:tr>
      <w:tr w:rsidR="00C4361B" w:rsidRPr="009C723F" w14:paraId="4733B084" w14:textId="77777777" w:rsidTr="001B1442">
        <w:tc>
          <w:tcPr>
            <w:tcW w:w="2726" w:type="dxa"/>
            <w:vAlign w:val="center"/>
          </w:tcPr>
          <w:p w14:paraId="7086CE86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t>Система</w:t>
            </w:r>
          </w:p>
        </w:tc>
        <w:tc>
          <w:tcPr>
            <w:tcW w:w="1702" w:type="dxa"/>
            <w:vAlign w:val="center"/>
          </w:tcPr>
          <w:p w14:paraId="7EADCB8F" w14:textId="77777777" w:rsidR="00C4361B" w:rsidRDefault="00C4361B" w:rsidP="001B1442">
            <w:pPr>
              <w:snapToGrid w:val="0"/>
              <w:spacing w:line="240" w:lineRule="auto"/>
              <w:ind w:firstLine="0"/>
            </w:pPr>
          </w:p>
        </w:tc>
        <w:tc>
          <w:tcPr>
            <w:tcW w:w="5217" w:type="dxa"/>
            <w:vAlign w:val="center"/>
          </w:tcPr>
          <w:p w14:paraId="6C6727E7" w14:textId="7F0865E9" w:rsidR="00C4361B" w:rsidRDefault="00C4361B" w:rsidP="00055F11">
            <w:pPr>
              <w:pStyle w:val="ad"/>
              <w:numPr>
                <w:ilvl w:val="0"/>
                <w:numId w:val="9"/>
              </w:numPr>
              <w:spacing w:line="240" w:lineRule="auto"/>
            </w:pPr>
            <w:r>
              <w:t>ПО, включающее в себя:</w:t>
            </w:r>
          </w:p>
          <w:p w14:paraId="4C72CBF8" w14:textId="77777777" w:rsidR="00C4361B" w:rsidRDefault="00C4361B" w:rsidP="00055F11">
            <w:pPr>
              <w:pStyle w:val="ad"/>
              <w:numPr>
                <w:ilvl w:val="0"/>
                <w:numId w:val="9"/>
              </w:numPr>
              <w:spacing w:line="240" w:lineRule="auto"/>
            </w:pPr>
            <w:r>
              <w:t>Загрузки (</w:t>
            </w:r>
            <w:proofErr w:type="spellStart"/>
            <w:r w:rsidRPr="00055F11">
              <w:t>Oozie</w:t>
            </w:r>
            <w:proofErr w:type="spellEnd"/>
            <w:r w:rsidRPr="001840A3">
              <w:t xml:space="preserve"> </w:t>
            </w:r>
            <w:proofErr w:type="spellStart"/>
            <w:r w:rsidRPr="00055F11">
              <w:t>workflow</w:t>
            </w:r>
            <w:proofErr w:type="spellEnd"/>
            <w:r>
              <w:t>) и требуемые для их функционирования библиотеки;</w:t>
            </w:r>
          </w:p>
          <w:p w14:paraId="42E6BEA4" w14:textId="2AD5D037" w:rsidR="00055F11" w:rsidRDefault="00055F11" w:rsidP="00055F11">
            <w:pPr>
              <w:pStyle w:val="ad"/>
              <w:numPr>
                <w:ilvl w:val="0"/>
                <w:numId w:val="9"/>
              </w:numPr>
              <w:spacing w:line="240" w:lineRule="auto"/>
            </w:pPr>
            <w:r>
              <w:t>Домашний каталог системы и все включенные в него файлы;</w:t>
            </w:r>
          </w:p>
          <w:p w14:paraId="5382423B" w14:textId="31A71C98" w:rsidR="00C4361B" w:rsidRPr="00055F11" w:rsidRDefault="00C4361B" w:rsidP="00055F11">
            <w:pPr>
              <w:pStyle w:val="ad"/>
              <w:numPr>
                <w:ilvl w:val="0"/>
                <w:numId w:val="9"/>
              </w:numPr>
              <w:spacing w:line="240" w:lineRule="auto"/>
            </w:pPr>
            <w:r>
              <w:t>Все процессы, выполняемые на кластере, инициированные загрузкой или пользователем Системы;</w:t>
            </w:r>
          </w:p>
        </w:tc>
      </w:tr>
      <w:tr w:rsidR="00C4361B" w:rsidRPr="009C723F" w14:paraId="772730AC" w14:textId="77777777" w:rsidTr="001B1442">
        <w:tc>
          <w:tcPr>
            <w:tcW w:w="2726" w:type="dxa"/>
            <w:vAlign w:val="center"/>
          </w:tcPr>
          <w:p w14:paraId="2507A50D" w14:textId="77777777" w:rsidR="00C4361B" w:rsidRPr="001D2254" w:rsidRDefault="00C4361B" w:rsidP="0088125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Oracle Big Data Appliance</w:t>
            </w:r>
          </w:p>
        </w:tc>
        <w:tc>
          <w:tcPr>
            <w:tcW w:w="1702" w:type="dxa"/>
            <w:vAlign w:val="center"/>
          </w:tcPr>
          <w:p w14:paraId="3153A92F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BDA</w:t>
            </w:r>
            <w:r>
              <w:t>, кластер</w:t>
            </w:r>
          </w:p>
        </w:tc>
        <w:tc>
          <w:tcPr>
            <w:tcW w:w="5217" w:type="dxa"/>
            <w:vAlign w:val="center"/>
          </w:tcPr>
          <w:p w14:paraId="718E3229" w14:textId="77777777" w:rsidR="00C4361B" w:rsidRPr="000762CA" w:rsidRDefault="00C4361B" w:rsidP="001B1442">
            <w:pPr>
              <w:snapToGrid w:val="0"/>
              <w:spacing w:line="240" w:lineRule="auto"/>
              <w:ind w:firstLine="0"/>
            </w:pPr>
            <w:r>
              <w:t>Программно</w:t>
            </w:r>
            <w:r w:rsidRPr="003026F1">
              <w:t>-</w:t>
            </w:r>
            <w:r>
              <w:t>аппаратный</w:t>
            </w:r>
            <w:r w:rsidRPr="003026F1">
              <w:t xml:space="preserve"> </w:t>
            </w:r>
            <w:r>
              <w:t>комплекс</w:t>
            </w:r>
            <w:r w:rsidRPr="003026F1">
              <w:t xml:space="preserve"> </w:t>
            </w:r>
            <w:r>
              <w:rPr>
                <w:lang w:val="en-US"/>
              </w:rPr>
              <w:t>Oracle</w:t>
            </w:r>
            <w:r w:rsidRPr="003026F1">
              <w:t xml:space="preserve">, </w:t>
            </w:r>
            <w:r>
              <w:t>содержащий</w:t>
            </w:r>
            <w:r w:rsidRPr="003026F1">
              <w:t xml:space="preserve"> </w:t>
            </w:r>
            <w:r>
              <w:t xml:space="preserve">несколько узлов (физических машин) объединённых в кластер, и содержащий комплект ПО </w:t>
            </w:r>
            <w:r>
              <w:rPr>
                <w:lang w:val="en-US"/>
              </w:rPr>
              <w:t>Cloudera</w:t>
            </w:r>
            <w:r>
              <w:t xml:space="preserve"> для работы с </w:t>
            </w:r>
            <w:r>
              <w:rPr>
                <w:lang w:val="en-US"/>
              </w:rPr>
              <w:t>Hadoop</w:t>
            </w:r>
            <w:r w:rsidRPr="003026F1">
              <w:t>.</w:t>
            </w:r>
          </w:p>
        </w:tc>
      </w:tr>
      <w:tr w:rsidR="00C4361B" w:rsidRPr="009C723F" w14:paraId="6E5C1B63" w14:textId="77777777" w:rsidTr="001B1442">
        <w:tc>
          <w:tcPr>
            <w:tcW w:w="2726" w:type="dxa"/>
            <w:vAlign w:val="center"/>
          </w:tcPr>
          <w:p w14:paraId="35833856" w14:textId="77777777" w:rsidR="00C4361B" w:rsidRPr="001D2254" w:rsidRDefault="00C4361B" w:rsidP="0088125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 w:rsidRPr="00A47D7D">
              <w:rPr>
                <w:lang w:val="en-US"/>
              </w:rPr>
              <w:lastRenderedPageBreak/>
              <w:t>Cloudera Distribution Including Apache Hadoop</w:t>
            </w:r>
          </w:p>
        </w:tc>
        <w:tc>
          <w:tcPr>
            <w:tcW w:w="1702" w:type="dxa"/>
            <w:vAlign w:val="center"/>
          </w:tcPr>
          <w:p w14:paraId="06150CD8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CDH</w:t>
            </w:r>
          </w:p>
        </w:tc>
        <w:tc>
          <w:tcPr>
            <w:tcW w:w="5217" w:type="dxa"/>
            <w:vAlign w:val="center"/>
          </w:tcPr>
          <w:p w14:paraId="709A6686" w14:textId="77777777" w:rsidR="00C4361B" w:rsidRPr="000762CA" w:rsidRDefault="00C4361B" w:rsidP="001B1442">
            <w:pPr>
              <w:snapToGrid w:val="0"/>
              <w:spacing w:line="240" w:lineRule="auto"/>
              <w:ind w:firstLine="0"/>
            </w:pPr>
            <w:r>
              <w:t xml:space="preserve">Комплект ПО </w:t>
            </w:r>
            <w:r>
              <w:rPr>
                <w:lang w:val="en-US"/>
              </w:rPr>
              <w:t>Cloudera</w:t>
            </w:r>
            <w:r>
              <w:t xml:space="preserve"> для работы с </w:t>
            </w:r>
            <w:r>
              <w:rPr>
                <w:lang w:val="en-US"/>
              </w:rPr>
              <w:t>Hadoop</w:t>
            </w:r>
          </w:p>
        </w:tc>
      </w:tr>
      <w:tr w:rsidR="00C4361B" w:rsidRPr="009C723F" w14:paraId="23945067" w14:textId="77777777" w:rsidTr="001B1442">
        <w:tc>
          <w:tcPr>
            <w:tcW w:w="2726" w:type="dxa"/>
            <w:vAlign w:val="center"/>
          </w:tcPr>
          <w:p w14:paraId="5E9396C8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Apache Oozie</w:t>
            </w:r>
          </w:p>
        </w:tc>
        <w:tc>
          <w:tcPr>
            <w:tcW w:w="1702" w:type="dxa"/>
            <w:vAlign w:val="center"/>
          </w:tcPr>
          <w:p w14:paraId="5F0C4D32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 w:rsidRPr="006D7ACC">
              <w:t>Oozie</w:t>
            </w:r>
          </w:p>
        </w:tc>
        <w:tc>
          <w:tcPr>
            <w:tcW w:w="5217" w:type="dxa"/>
            <w:vAlign w:val="center"/>
          </w:tcPr>
          <w:p w14:paraId="75FA6F7F" w14:textId="2BE8E7BD" w:rsidR="00C4361B" w:rsidRPr="00625D6D" w:rsidRDefault="00625D6D" w:rsidP="001B1442">
            <w:pPr>
              <w:snapToGrid w:val="0"/>
              <w:spacing w:line="240" w:lineRule="auto"/>
              <w:ind w:firstLine="0"/>
            </w:pPr>
            <w:r>
              <w:t xml:space="preserve">Инструментарий для организации и планирования потоков заданий для </w:t>
            </w:r>
            <w:r>
              <w:rPr>
                <w:lang w:val="en-US"/>
              </w:rPr>
              <w:t>Apache</w:t>
            </w:r>
            <w:r w:rsidRPr="00625D6D">
              <w:t xml:space="preserve"> </w:t>
            </w:r>
            <w:r>
              <w:rPr>
                <w:lang w:val="en-US"/>
              </w:rPr>
              <w:t>Hadoop</w:t>
            </w:r>
            <w:r w:rsidRPr="00625D6D">
              <w:t>.</w:t>
            </w:r>
          </w:p>
        </w:tc>
      </w:tr>
      <w:tr w:rsidR="00C4361B" w:rsidRPr="009C723F" w14:paraId="57245E0E" w14:textId="77777777" w:rsidTr="001B1442">
        <w:tc>
          <w:tcPr>
            <w:tcW w:w="2726" w:type="dxa"/>
            <w:vAlign w:val="center"/>
          </w:tcPr>
          <w:p w14:paraId="0BDD3D3D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Apache Hive</w:t>
            </w:r>
          </w:p>
        </w:tc>
        <w:tc>
          <w:tcPr>
            <w:tcW w:w="1702" w:type="dxa"/>
            <w:vAlign w:val="center"/>
          </w:tcPr>
          <w:p w14:paraId="4182FB04" w14:textId="77777777" w:rsidR="00C4361B" w:rsidRPr="001D2254" w:rsidRDefault="00C4361B" w:rsidP="0088125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Hive</w:t>
            </w:r>
          </w:p>
        </w:tc>
        <w:tc>
          <w:tcPr>
            <w:tcW w:w="5217" w:type="dxa"/>
            <w:vAlign w:val="center"/>
          </w:tcPr>
          <w:p w14:paraId="58E4A896" w14:textId="440FBE4C" w:rsidR="00C4361B" w:rsidRPr="00625D6D" w:rsidRDefault="00625D6D" w:rsidP="00625D6D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SQL</w:t>
            </w:r>
            <w:r w:rsidRPr="00625D6D">
              <w:t>-</w:t>
            </w:r>
            <w:r>
              <w:t xml:space="preserve">движок, построенный поверх архитектуры </w:t>
            </w:r>
            <w:r>
              <w:rPr>
                <w:lang w:val="en-US"/>
              </w:rPr>
              <w:t>Apache</w:t>
            </w:r>
            <w:r w:rsidRPr="00625D6D">
              <w:t xml:space="preserve"> </w:t>
            </w:r>
            <w:r>
              <w:rPr>
                <w:lang w:val="en-US"/>
              </w:rPr>
              <w:t>Hadoop</w:t>
            </w:r>
            <w:r w:rsidRPr="00625D6D">
              <w:t xml:space="preserve">, </w:t>
            </w:r>
            <w:r>
              <w:t xml:space="preserve">обладающий большинством возможностей современного </w:t>
            </w:r>
            <w:r>
              <w:rPr>
                <w:lang w:val="en-US"/>
              </w:rPr>
              <w:t>SQL</w:t>
            </w:r>
            <w:r>
              <w:t>-языка.</w:t>
            </w:r>
          </w:p>
        </w:tc>
      </w:tr>
      <w:tr w:rsidR="00C4361B" w:rsidRPr="009C723F" w14:paraId="2BBD3C95" w14:textId="77777777" w:rsidTr="001B1442">
        <w:tc>
          <w:tcPr>
            <w:tcW w:w="2726" w:type="dxa"/>
            <w:vAlign w:val="center"/>
          </w:tcPr>
          <w:p w14:paraId="29391794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Cloudera HUE</w:t>
            </w:r>
          </w:p>
        </w:tc>
        <w:tc>
          <w:tcPr>
            <w:tcW w:w="1702" w:type="dxa"/>
            <w:vAlign w:val="center"/>
          </w:tcPr>
          <w:p w14:paraId="0E4A501A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 w:rsidRPr="006D7ACC">
              <w:t>HUE</w:t>
            </w:r>
          </w:p>
        </w:tc>
        <w:tc>
          <w:tcPr>
            <w:tcW w:w="5217" w:type="dxa"/>
            <w:vAlign w:val="center"/>
          </w:tcPr>
          <w:p w14:paraId="53EFA5EC" w14:textId="496F61A2" w:rsidR="00C4361B" w:rsidRPr="00625D6D" w:rsidRDefault="00625D6D" w:rsidP="00625D6D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Web</w:t>
            </w:r>
            <w:r w:rsidRPr="00625D6D">
              <w:t xml:space="preserve"> </w:t>
            </w:r>
            <w:r>
              <w:rPr>
                <w:lang w:val="en-US"/>
              </w:rPr>
              <w:t>GUI</w:t>
            </w:r>
            <w:r w:rsidRPr="00625D6D">
              <w:t xml:space="preserve"> </w:t>
            </w:r>
            <w:r>
              <w:t xml:space="preserve">инструментарий, позволяющий удобно работать с </w:t>
            </w:r>
            <w:proofErr w:type="spellStart"/>
            <w:r>
              <w:t>компонетами</w:t>
            </w:r>
            <w:proofErr w:type="spellEnd"/>
            <w:r>
              <w:t xml:space="preserve"> </w:t>
            </w:r>
            <w:r>
              <w:rPr>
                <w:lang w:val="en-US"/>
              </w:rPr>
              <w:t>Apache</w:t>
            </w:r>
            <w:r w:rsidRPr="00625D6D">
              <w:t xml:space="preserve"> </w:t>
            </w:r>
            <w:r>
              <w:rPr>
                <w:lang w:val="en-US"/>
              </w:rPr>
              <w:t>Hadoop</w:t>
            </w:r>
            <w:r w:rsidRPr="00625D6D">
              <w:t xml:space="preserve">, </w:t>
            </w:r>
            <w:r>
              <w:t xml:space="preserve">такими как </w:t>
            </w:r>
            <w:r>
              <w:rPr>
                <w:lang w:val="en-US"/>
              </w:rPr>
              <w:t>Hive</w:t>
            </w:r>
            <w:r w:rsidRPr="00625D6D">
              <w:t xml:space="preserve">, </w:t>
            </w:r>
            <w:proofErr w:type="spellStart"/>
            <w:r>
              <w:rPr>
                <w:lang w:val="en-US"/>
              </w:rPr>
              <w:t>Oozie</w:t>
            </w:r>
            <w:proofErr w:type="spellEnd"/>
            <w:r w:rsidRPr="00625D6D">
              <w:t xml:space="preserve">, </w:t>
            </w:r>
            <w:r>
              <w:rPr>
                <w:lang w:val="en-US"/>
              </w:rPr>
              <w:t>HDFS</w:t>
            </w:r>
            <w:r w:rsidRPr="00625D6D">
              <w:t xml:space="preserve"> </w:t>
            </w:r>
            <w:r>
              <w:t>и другими, а так же обладающий возможностями аутентификации пользователей.</w:t>
            </w:r>
          </w:p>
        </w:tc>
      </w:tr>
      <w:tr w:rsidR="00C4361B" w:rsidRPr="009C723F" w14:paraId="7EB6334E" w14:textId="77777777" w:rsidTr="001D2254">
        <w:trPr>
          <w:trHeight w:val="602"/>
        </w:trPr>
        <w:tc>
          <w:tcPr>
            <w:tcW w:w="2726" w:type="dxa"/>
            <w:vAlign w:val="center"/>
          </w:tcPr>
          <w:p w14:paraId="15C9DE8C" w14:textId="77777777" w:rsidR="00C4361B" w:rsidRPr="001D2254" w:rsidRDefault="00C4361B" w:rsidP="0088125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Apache Hadoop Distributed File System</w:t>
            </w:r>
          </w:p>
        </w:tc>
        <w:tc>
          <w:tcPr>
            <w:tcW w:w="1702" w:type="dxa"/>
            <w:vAlign w:val="center"/>
          </w:tcPr>
          <w:p w14:paraId="7C6B6018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HDFS</w:t>
            </w:r>
          </w:p>
        </w:tc>
        <w:tc>
          <w:tcPr>
            <w:tcW w:w="5217" w:type="dxa"/>
            <w:vAlign w:val="center"/>
          </w:tcPr>
          <w:p w14:paraId="3E52849C" w14:textId="6DA810D4" w:rsidR="00C4361B" w:rsidRPr="00625D6D" w:rsidRDefault="00625D6D" w:rsidP="001B1442">
            <w:pPr>
              <w:snapToGrid w:val="0"/>
              <w:spacing w:line="240" w:lineRule="auto"/>
              <w:ind w:firstLine="0"/>
            </w:pPr>
            <w:r>
              <w:t xml:space="preserve">Распределенная отказоустойчивая файловая система </w:t>
            </w:r>
            <w:r>
              <w:rPr>
                <w:lang w:val="en-US"/>
              </w:rPr>
              <w:t>Apache</w:t>
            </w:r>
            <w:r w:rsidRPr="00625D6D">
              <w:t xml:space="preserve"> </w:t>
            </w:r>
            <w:r>
              <w:rPr>
                <w:lang w:val="en-US"/>
              </w:rPr>
              <w:t>Hadoop</w:t>
            </w:r>
            <w:r w:rsidRPr="00625D6D">
              <w:t>.</w:t>
            </w:r>
          </w:p>
        </w:tc>
      </w:tr>
      <w:tr w:rsidR="00C4361B" w:rsidRPr="009C723F" w14:paraId="3E69A80B" w14:textId="77777777" w:rsidTr="001B1442">
        <w:tc>
          <w:tcPr>
            <w:tcW w:w="2726" w:type="dxa"/>
            <w:vAlign w:val="center"/>
          </w:tcPr>
          <w:p w14:paraId="2EDB20FC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Apache Oozie Workflow</w:t>
            </w:r>
          </w:p>
        </w:tc>
        <w:tc>
          <w:tcPr>
            <w:tcW w:w="1702" w:type="dxa"/>
            <w:vAlign w:val="center"/>
          </w:tcPr>
          <w:p w14:paraId="278D41E2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workflow</w:t>
            </w:r>
          </w:p>
        </w:tc>
        <w:tc>
          <w:tcPr>
            <w:tcW w:w="5217" w:type="dxa"/>
            <w:vAlign w:val="center"/>
          </w:tcPr>
          <w:p w14:paraId="712548E0" w14:textId="7300B65A" w:rsidR="00C4361B" w:rsidRPr="000762CA" w:rsidRDefault="00C4361B" w:rsidP="001B7025">
            <w:pPr>
              <w:snapToGrid w:val="0"/>
              <w:spacing w:line="240" w:lineRule="auto"/>
              <w:ind w:firstLine="0"/>
            </w:pPr>
            <w:r>
              <w:t xml:space="preserve">Задача, выполняемая средствами </w:t>
            </w:r>
            <w:r>
              <w:rPr>
                <w:lang w:val="en-US"/>
              </w:rPr>
              <w:t>Apache</w:t>
            </w:r>
            <w:r w:rsidRPr="001D2254">
              <w:t xml:space="preserve"> </w:t>
            </w:r>
            <w:r>
              <w:rPr>
                <w:lang w:val="en-US"/>
              </w:rPr>
              <w:t>Oozie</w:t>
            </w:r>
            <w:r w:rsidRPr="003E2C82">
              <w:t xml:space="preserve">. </w:t>
            </w:r>
            <w:r>
              <w:t xml:space="preserve">Может содержать другие подзадачи, </w:t>
            </w:r>
            <w:proofErr w:type="spellStart"/>
            <w:r>
              <w:t>напрмер</w:t>
            </w:r>
            <w:proofErr w:type="spellEnd"/>
            <w:r>
              <w:t xml:space="preserve"> </w:t>
            </w:r>
            <w:r>
              <w:rPr>
                <w:lang w:val="en-US"/>
              </w:rPr>
              <w:t>java</w:t>
            </w:r>
            <w:r w:rsidRPr="003E2C82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hive</w:t>
            </w:r>
            <w:r w:rsidRPr="003E2C82">
              <w:t xml:space="preserve">, </w:t>
            </w:r>
            <w:r>
              <w:t xml:space="preserve">а также другие </w:t>
            </w:r>
            <w:r>
              <w:rPr>
                <w:lang w:val="en-US"/>
              </w:rPr>
              <w:t>workflow</w:t>
            </w:r>
            <w:r w:rsidRPr="003E2C82">
              <w:t>.</w:t>
            </w:r>
          </w:p>
        </w:tc>
      </w:tr>
      <w:tr w:rsidR="00C4361B" w:rsidRPr="009C723F" w14:paraId="6F16D075" w14:textId="77777777" w:rsidTr="001B1442">
        <w:tc>
          <w:tcPr>
            <w:tcW w:w="2726" w:type="dxa"/>
            <w:vAlign w:val="center"/>
          </w:tcPr>
          <w:p w14:paraId="766092C6" w14:textId="77777777" w:rsidR="00C4361B" w:rsidRPr="001D2254" w:rsidRDefault="00C4361B" w:rsidP="0088125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Oozie action</w:t>
            </w:r>
          </w:p>
        </w:tc>
        <w:tc>
          <w:tcPr>
            <w:tcW w:w="1702" w:type="dxa"/>
            <w:vAlign w:val="center"/>
          </w:tcPr>
          <w:p w14:paraId="71EB9B88" w14:textId="77777777" w:rsidR="00C4361B" w:rsidRDefault="00C4361B" w:rsidP="001B1442">
            <w:pPr>
              <w:snapToGrid w:val="0"/>
              <w:spacing w:line="240" w:lineRule="auto"/>
              <w:ind w:firstLine="0"/>
            </w:pPr>
            <w:r>
              <w:rPr>
                <w:lang w:val="en-US"/>
              </w:rPr>
              <w:t>action</w:t>
            </w:r>
          </w:p>
        </w:tc>
        <w:tc>
          <w:tcPr>
            <w:tcW w:w="5217" w:type="dxa"/>
            <w:vAlign w:val="center"/>
          </w:tcPr>
          <w:p w14:paraId="76BA95EE" w14:textId="639A863B" w:rsidR="00C4361B" w:rsidRPr="000762CA" w:rsidRDefault="00C4361B" w:rsidP="001B1442">
            <w:pPr>
              <w:snapToGrid w:val="0"/>
              <w:spacing w:line="240" w:lineRule="auto"/>
              <w:ind w:firstLine="0"/>
            </w:pPr>
            <w:r>
              <w:t>Подзадача</w:t>
            </w:r>
            <w:r w:rsidRPr="003E2C82">
              <w:rPr>
                <w:lang w:val="en-US"/>
              </w:rPr>
              <w:t xml:space="preserve"> </w:t>
            </w:r>
            <w:r>
              <w:t>внутри</w:t>
            </w:r>
            <w:r w:rsidRPr="003E2C82">
              <w:rPr>
                <w:lang w:val="en-US"/>
              </w:rPr>
              <w:t xml:space="preserve"> </w:t>
            </w:r>
            <w:r w:rsidR="00625D6D">
              <w:rPr>
                <w:lang w:val="en-US"/>
              </w:rPr>
              <w:t xml:space="preserve">Oozie </w:t>
            </w:r>
            <w:r>
              <w:rPr>
                <w:lang w:val="en-US"/>
              </w:rPr>
              <w:t>workflow.</w:t>
            </w:r>
          </w:p>
        </w:tc>
      </w:tr>
      <w:tr w:rsidR="00E258E5" w:rsidRPr="009C723F" w14:paraId="5A7419B2" w14:textId="77777777" w:rsidTr="001B1442">
        <w:tc>
          <w:tcPr>
            <w:tcW w:w="2726" w:type="dxa"/>
            <w:vAlign w:val="center"/>
          </w:tcPr>
          <w:p w14:paraId="64E6899C" w14:textId="75375DFE" w:rsidR="00E258E5" w:rsidRDefault="00E258E5" w:rsidP="00E258E5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Hive User Defined Functions</w:t>
            </w:r>
          </w:p>
        </w:tc>
        <w:tc>
          <w:tcPr>
            <w:tcW w:w="1702" w:type="dxa"/>
            <w:vAlign w:val="center"/>
          </w:tcPr>
          <w:p w14:paraId="7B3A0A99" w14:textId="2FB381D7" w:rsidR="00E258E5" w:rsidRDefault="00E258E5" w:rsidP="001B1442">
            <w:pPr>
              <w:snapToGrid w:val="0"/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UDF</w:t>
            </w:r>
          </w:p>
        </w:tc>
        <w:tc>
          <w:tcPr>
            <w:tcW w:w="5217" w:type="dxa"/>
            <w:vAlign w:val="center"/>
          </w:tcPr>
          <w:p w14:paraId="7CB5831E" w14:textId="36467DF9" w:rsidR="00E258E5" w:rsidRPr="00E258E5" w:rsidRDefault="00E258E5" w:rsidP="00E258E5">
            <w:pPr>
              <w:snapToGrid w:val="0"/>
              <w:spacing w:line="240" w:lineRule="auto"/>
              <w:ind w:firstLine="0"/>
            </w:pPr>
            <w:r>
              <w:t>Специально разработанные функции</w:t>
            </w:r>
            <w:r w:rsidRPr="00E258E5">
              <w:t xml:space="preserve">, </w:t>
            </w:r>
            <w:r>
              <w:t xml:space="preserve">которые можно использовать в </w:t>
            </w:r>
            <w:r>
              <w:rPr>
                <w:lang w:val="en-US"/>
              </w:rPr>
              <w:t>SQL</w:t>
            </w:r>
            <w:r w:rsidRPr="00E258E5">
              <w:t>-</w:t>
            </w:r>
            <w:r>
              <w:t>запросах</w:t>
            </w:r>
            <w:r w:rsidRPr="00E258E5">
              <w:t xml:space="preserve"> </w:t>
            </w:r>
            <w:r>
              <w:rPr>
                <w:lang w:val="en-US"/>
              </w:rPr>
              <w:t>Hive</w:t>
            </w:r>
            <w:r>
              <w:t>.</w:t>
            </w:r>
          </w:p>
        </w:tc>
      </w:tr>
    </w:tbl>
    <w:p w14:paraId="15B5C059" w14:textId="77777777" w:rsidR="002B3428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76" w:name="_Toc522275102"/>
      <w:r>
        <w:lastRenderedPageBreak/>
        <w:t>Ссылки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8"/>
        <w:gridCol w:w="2544"/>
        <w:gridCol w:w="992"/>
        <w:gridCol w:w="1560"/>
        <w:gridCol w:w="3820"/>
      </w:tblGrid>
      <w:tr w:rsidR="00542745" w:rsidRPr="009C723F" w14:paraId="496C952F" w14:textId="77777777" w:rsidTr="001E4795">
        <w:trPr>
          <w:tblHeader/>
        </w:trPr>
        <w:tc>
          <w:tcPr>
            <w:tcW w:w="428" w:type="dxa"/>
            <w:shd w:val="clear" w:color="auto" w:fill="F2F2F2" w:themeFill="background1" w:themeFillShade="F2"/>
            <w:vAlign w:val="center"/>
          </w:tcPr>
          <w:p w14:paraId="78A0C7EE" w14:textId="77777777" w:rsidR="00542745" w:rsidRPr="009A68F0" w:rsidRDefault="00542745" w:rsidP="001B1442">
            <w:pPr>
              <w:keepNext/>
              <w:spacing w:line="240" w:lineRule="auto"/>
              <w:ind w:firstLine="0"/>
              <w:jc w:val="center"/>
              <w:rPr>
                <w:bCs/>
                <w:i/>
                <w:iCs/>
              </w:rPr>
            </w:pPr>
            <w:r w:rsidRPr="009A68F0">
              <w:rPr>
                <w:bCs/>
                <w:i/>
                <w:iCs/>
              </w:rPr>
              <w:t>№</w:t>
            </w:r>
          </w:p>
        </w:tc>
        <w:tc>
          <w:tcPr>
            <w:tcW w:w="2544" w:type="dxa"/>
            <w:shd w:val="clear" w:color="auto" w:fill="F2F2F2" w:themeFill="background1" w:themeFillShade="F2"/>
            <w:vAlign w:val="center"/>
          </w:tcPr>
          <w:p w14:paraId="4B22FF1B" w14:textId="77777777" w:rsidR="00542745" w:rsidRPr="009A68F0" w:rsidRDefault="00542745" w:rsidP="001B1442">
            <w:pPr>
              <w:spacing w:line="240" w:lineRule="auto"/>
              <w:ind w:firstLine="0"/>
              <w:jc w:val="center"/>
              <w:rPr>
                <w:bCs/>
                <w:i/>
                <w:iCs/>
              </w:rPr>
            </w:pPr>
            <w:r w:rsidRPr="009A68F0">
              <w:rPr>
                <w:bCs/>
                <w:i/>
                <w:iCs/>
              </w:rPr>
              <w:t>Наименование документа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18A17C36" w14:textId="77777777" w:rsidR="00542745" w:rsidRPr="009A68F0" w:rsidRDefault="00542745" w:rsidP="001B1442">
            <w:pPr>
              <w:spacing w:line="240" w:lineRule="auto"/>
              <w:ind w:firstLine="0"/>
              <w:jc w:val="center"/>
              <w:rPr>
                <w:bCs/>
                <w:i/>
                <w:iCs/>
              </w:rPr>
            </w:pPr>
            <w:r w:rsidRPr="009A68F0">
              <w:rPr>
                <w:bCs/>
                <w:i/>
                <w:iCs/>
              </w:rPr>
              <w:t>Номер версии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626EF73" w14:textId="77777777" w:rsidR="00542745" w:rsidRPr="009A68F0" w:rsidRDefault="00542745" w:rsidP="001B1442">
            <w:pPr>
              <w:spacing w:line="240" w:lineRule="auto"/>
              <w:ind w:firstLine="0"/>
              <w:jc w:val="center"/>
              <w:rPr>
                <w:bCs/>
                <w:i/>
                <w:iCs/>
              </w:rPr>
            </w:pPr>
            <w:r w:rsidRPr="009A68F0">
              <w:rPr>
                <w:bCs/>
                <w:i/>
                <w:iCs/>
              </w:rPr>
              <w:t>Дата создания версии</w:t>
            </w:r>
          </w:p>
        </w:tc>
        <w:tc>
          <w:tcPr>
            <w:tcW w:w="3820" w:type="dxa"/>
            <w:shd w:val="clear" w:color="auto" w:fill="F2F2F2" w:themeFill="background1" w:themeFillShade="F2"/>
            <w:vAlign w:val="center"/>
          </w:tcPr>
          <w:p w14:paraId="1EBCBB5D" w14:textId="77777777" w:rsidR="00542745" w:rsidRPr="009A68F0" w:rsidRDefault="00542745" w:rsidP="001B1442">
            <w:pPr>
              <w:spacing w:line="240" w:lineRule="auto"/>
              <w:ind w:firstLine="0"/>
              <w:jc w:val="center"/>
              <w:rPr>
                <w:bCs/>
                <w:i/>
                <w:iCs/>
              </w:rPr>
            </w:pPr>
            <w:r w:rsidRPr="009A68F0">
              <w:rPr>
                <w:bCs/>
                <w:i/>
                <w:iCs/>
              </w:rPr>
              <w:t>Место нахождения документа/ссылка</w:t>
            </w:r>
          </w:p>
        </w:tc>
      </w:tr>
      <w:tr w:rsidR="004C02F2" w:rsidRPr="009C723F" w14:paraId="2F3C06E3" w14:textId="77777777" w:rsidTr="001E4795">
        <w:tc>
          <w:tcPr>
            <w:tcW w:w="428" w:type="dxa"/>
            <w:vAlign w:val="center"/>
          </w:tcPr>
          <w:p w14:paraId="65A400F7" w14:textId="77777777" w:rsidR="004C02F2" w:rsidRPr="00160B1A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  <w:rPr>
                <w:i/>
                <w:color w:val="0000FF"/>
              </w:rPr>
            </w:pPr>
            <w:bookmarkStart w:id="177" w:name="_Ref414964781"/>
          </w:p>
        </w:tc>
        <w:bookmarkEnd w:id="177"/>
        <w:tc>
          <w:tcPr>
            <w:tcW w:w="2544" w:type="dxa"/>
            <w:vAlign w:val="center"/>
          </w:tcPr>
          <w:p w14:paraId="5FC5FC37" w14:textId="4FCE29E6" w:rsidR="004C02F2" w:rsidRPr="001E4795" w:rsidRDefault="001E4795" w:rsidP="001B1442">
            <w:pPr>
              <w:spacing w:line="240" w:lineRule="auto"/>
              <w:ind w:firstLine="34"/>
              <w:rPr>
                <w:lang w:val="en-US"/>
              </w:rPr>
            </w:pPr>
            <w:r>
              <w:rPr>
                <w:lang w:val="en-US"/>
              </w:rPr>
              <w:t xml:space="preserve">DWH patch rules </w:t>
            </w:r>
          </w:p>
        </w:tc>
        <w:tc>
          <w:tcPr>
            <w:tcW w:w="992" w:type="dxa"/>
            <w:vAlign w:val="center"/>
          </w:tcPr>
          <w:p w14:paraId="4969A6D1" w14:textId="79916475" w:rsidR="004C02F2" w:rsidRPr="00374CA3" w:rsidRDefault="001E4795" w:rsidP="001B144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2.1.13</w:t>
            </w:r>
          </w:p>
        </w:tc>
        <w:tc>
          <w:tcPr>
            <w:tcW w:w="1560" w:type="dxa"/>
            <w:vAlign w:val="center"/>
          </w:tcPr>
          <w:p w14:paraId="75317BC9" w14:textId="77777777" w:rsidR="004C02F2" w:rsidRPr="006426BF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0666C263" w14:textId="455E7146" w:rsidR="004C02F2" w:rsidRPr="001E4795" w:rsidRDefault="004D34C6" w:rsidP="001B1442">
            <w:pPr>
              <w:spacing w:line="240" w:lineRule="auto"/>
              <w:ind w:firstLine="0"/>
              <w:jc w:val="center"/>
              <w:rPr>
                <w:rStyle w:val="aff1"/>
                <w:lang w:eastAsia="en-US"/>
              </w:rPr>
            </w:pPr>
            <w:hyperlink r:id="rId8" w:history="1">
              <w:r w:rsidR="001E4795" w:rsidRPr="001E4795">
                <w:rPr>
                  <w:rStyle w:val="af4"/>
                  <w:b/>
                  <w:bCs/>
                  <w:sz w:val="16"/>
                  <w:szCs w:val="16"/>
                  <w:lang w:eastAsia="en-US"/>
                </w:rPr>
                <w:t>http://confluence.moscow.alfaintra.net/pages/viewpage.action?pageId=196800792</w:t>
              </w:r>
            </w:hyperlink>
          </w:p>
        </w:tc>
      </w:tr>
      <w:tr w:rsidR="004C02F2" w:rsidRPr="009C723F" w14:paraId="7EEAB562" w14:textId="77777777" w:rsidTr="001E4795">
        <w:tc>
          <w:tcPr>
            <w:tcW w:w="428" w:type="dxa"/>
            <w:vAlign w:val="center"/>
          </w:tcPr>
          <w:p w14:paraId="2CE111C6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78" w:name="_Ref410734814"/>
          </w:p>
        </w:tc>
        <w:bookmarkEnd w:id="178"/>
        <w:tc>
          <w:tcPr>
            <w:tcW w:w="2544" w:type="dxa"/>
            <w:vAlign w:val="center"/>
          </w:tcPr>
          <w:p w14:paraId="5173B491" w14:textId="15CA6C82" w:rsidR="004C02F2" w:rsidRPr="001E4795" w:rsidRDefault="004C02F2" w:rsidP="001B1442">
            <w:pPr>
              <w:spacing w:line="240" w:lineRule="auto"/>
              <w:ind w:firstLine="34"/>
            </w:pPr>
          </w:p>
        </w:tc>
        <w:tc>
          <w:tcPr>
            <w:tcW w:w="992" w:type="dxa"/>
            <w:vAlign w:val="center"/>
          </w:tcPr>
          <w:p w14:paraId="5EE2FE22" w14:textId="77777777" w:rsidR="004C02F2" w:rsidRPr="001E4795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453C47ED" w14:textId="77777777" w:rsidR="004C02F2" w:rsidRPr="006426BF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34A02651" w14:textId="11B16277" w:rsidR="004C02F2" w:rsidRPr="006426BF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9C723F" w14:paraId="49D2A386" w14:textId="77777777" w:rsidTr="001E4795">
        <w:tc>
          <w:tcPr>
            <w:tcW w:w="428" w:type="dxa"/>
            <w:vAlign w:val="center"/>
          </w:tcPr>
          <w:p w14:paraId="0D3D6724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79" w:name="_Ref410999800"/>
          </w:p>
        </w:tc>
        <w:bookmarkEnd w:id="179"/>
        <w:tc>
          <w:tcPr>
            <w:tcW w:w="2544" w:type="dxa"/>
            <w:vAlign w:val="center"/>
          </w:tcPr>
          <w:p w14:paraId="07AA9158" w14:textId="75ABF460" w:rsidR="004C02F2" w:rsidRPr="005E59EB" w:rsidRDefault="004C02F2" w:rsidP="001B1442">
            <w:pPr>
              <w:spacing w:line="240" w:lineRule="auto"/>
              <w:ind w:firstLine="34"/>
            </w:pPr>
          </w:p>
        </w:tc>
        <w:tc>
          <w:tcPr>
            <w:tcW w:w="992" w:type="dxa"/>
            <w:vAlign w:val="center"/>
          </w:tcPr>
          <w:p w14:paraId="35969876" w14:textId="77777777" w:rsidR="004C02F2" w:rsidRPr="005E59EB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6D63C93F" w14:textId="77777777" w:rsidR="004C02F2" w:rsidRPr="006426BF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282C62AF" w14:textId="60CAF910" w:rsidR="004C02F2" w:rsidRPr="005E59EB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9C723F" w14:paraId="27AB0336" w14:textId="77777777" w:rsidTr="001E4795">
        <w:tc>
          <w:tcPr>
            <w:tcW w:w="428" w:type="dxa"/>
            <w:vAlign w:val="center"/>
          </w:tcPr>
          <w:p w14:paraId="30D81E40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0" w:name="_Ref410999806"/>
          </w:p>
        </w:tc>
        <w:bookmarkEnd w:id="180"/>
        <w:tc>
          <w:tcPr>
            <w:tcW w:w="2544" w:type="dxa"/>
            <w:vAlign w:val="center"/>
          </w:tcPr>
          <w:p w14:paraId="6E0D5D88" w14:textId="13695305" w:rsidR="004C02F2" w:rsidRPr="00A754DD" w:rsidRDefault="004C02F2" w:rsidP="001B1442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11CA13E9" w14:textId="4AA29C51" w:rsidR="004C02F2" w:rsidRPr="00A754DD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106A7B88" w14:textId="5B539D6D" w:rsidR="004C02F2" w:rsidRPr="00A754DD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6011D87C" w14:textId="31CB3BCF" w:rsidR="004C02F2" w:rsidRPr="001E4795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D71044" w14:paraId="7BB19EAA" w14:textId="77777777" w:rsidTr="001E4795">
        <w:tc>
          <w:tcPr>
            <w:tcW w:w="428" w:type="dxa"/>
            <w:vAlign w:val="center"/>
          </w:tcPr>
          <w:p w14:paraId="66A6F340" w14:textId="77777777" w:rsidR="004C02F2" w:rsidRPr="005E59EB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</w:p>
        </w:tc>
        <w:tc>
          <w:tcPr>
            <w:tcW w:w="2544" w:type="dxa"/>
            <w:vAlign w:val="center"/>
          </w:tcPr>
          <w:p w14:paraId="2DCEC6C7" w14:textId="3A0B377C" w:rsidR="004C02F2" w:rsidRPr="006426BF" w:rsidRDefault="004C02F2" w:rsidP="001B1442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70AC82AD" w14:textId="77777777" w:rsidR="004C02F2" w:rsidRPr="001E4795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251E2481" w14:textId="77777777" w:rsidR="004C02F2" w:rsidRPr="001E4795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106B33DF" w14:textId="5B5C5235" w:rsidR="004C02F2" w:rsidRPr="001E4795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D71044" w14:paraId="72D34AC3" w14:textId="77777777" w:rsidTr="001E4795">
        <w:tc>
          <w:tcPr>
            <w:tcW w:w="428" w:type="dxa"/>
            <w:vAlign w:val="center"/>
          </w:tcPr>
          <w:p w14:paraId="6820E9D9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1" w:name="_Ref410734717"/>
          </w:p>
        </w:tc>
        <w:bookmarkEnd w:id="181"/>
        <w:tc>
          <w:tcPr>
            <w:tcW w:w="2544" w:type="dxa"/>
            <w:vAlign w:val="center"/>
          </w:tcPr>
          <w:p w14:paraId="51B8210B" w14:textId="1C0291A8" w:rsidR="004C02F2" w:rsidRPr="005827A4" w:rsidRDefault="004C02F2" w:rsidP="001B1442">
            <w:pPr>
              <w:spacing w:line="240" w:lineRule="auto"/>
              <w:ind w:firstLine="0"/>
              <w:rPr>
                <w:highlight w:val="yellow"/>
              </w:rPr>
            </w:pPr>
          </w:p>
        </w:tc>
        <w:tc>
          <w:tcPr>
            <w:tcW w:w="992" w:type="dxa"/>
            <w:vAlign w:val="center"/>
          </w:tcPr>
          <w:p w14:paraId="1FD87C76" w14:textId="77777777" w:rsidR="004C02F2" w:rsidRPr="001E4795" w:rsidRDefault="004C02F2" w:rsidP="001B1442">
            <w:pPr>
              <w:spacing w:line="240" w:lineRule="auto"/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1560" w:type="dxa"/>
            <w:vAlign w:val="center"/>
          </w:tcPr>
          <w:p w14:paraId="4F2B900F" w14:textId="77777777" w:rsidR="004C02F2" w:rsidRPr="001E4795" w:rsidRDefault="004C02F2" w:rsidP="001B1442">
            <w:pPr>
              <w:spacing w:line="240" w:lineRule="auto"/>
              <w:ind w:firstLine="0"/>
              <w:jc w:val="center"/>
              <w:rPr>
                <w:highlight w:val="yellow"/>
              </w:rPr>
            </w:pPr>
          </w:p>
        </w:tc>
        <w:tc>
          <w:tcPr>
            <w:tcW w:w="3820" w:type="dxa"/>
            <w:vAlign w:val="center"/>
          </w:tcPr>
          <w:p w14:paraId="55427D71" w14:textId="299AA509" w:rsidR="004C02F2" w:rsidRPr="00AC6378" w:rsidRDefault="004C02F2" w:rsidP="001B1442">
            <w:pPr>
              <w:spacing w:line="240" w:lineRule="auto"/>
              <w:ind w:firstLine="0"/>
              <w:jc w:val="center"/>
              <w:rPr>
                <w:highlight w:val="yellow"/>
              </w:rPr>
            </w:pPr>
          </w:p>
        </w:tc>
      </w:tr>
      <w:tr w:rsidR="004C02F2" w:rsidRPr="00D71044" w14:paraId="429B0987" w14:textId="77777777" w:rsidTr="001E4795">
        <w:tc>
          <w:tcPr>
            <w:tcW w:w="428" w:type="dxa"/>
            <w:vAlign w:val="center"/>
          </w:tcPr>
          <w:p w14:paraId="2EE81E91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2" w:name="_Ref411336751"/>
          </w:p>
        </w:tc>
        <w:bookmarkEnd w:id="182"/>
        <w:tc>
          <w:tcPr>
            <w:tcW w:w="2544" w:type="dxa"/>
            <w:vAlign w:val="center"/>
          </w:tcPr>
          <w:p w14:paraId="19E960BE" w14:textId="08F94DD9" w:rsidR="004C02F2" w:rsidRPr="00D63620" w:rsidRDefault="004C02F2" w:rsidP="001B1442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2931181D" w14:textId="77777777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5B76E820" w14:textId="77777777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7BB3FA6C" w14:textId="5F2C3EB8" w:rsidR="004C02F2" w:rsidRPr="00D22865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D71044" w14:paraId="52787FC5" w14:textId="77777777" w:rsidTr="001E4795">
        <w:tc>
          <w:tcPr>
            <w:tcW w:w="428" w:type="dxa"/>
            <w:vAlign w:val="center"/>
          </w:tcPr>
          <w:p w14:paraId="50C96977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3" w:name="_Ref411525649"/>
          </w:p>
        </w:tc>
        <w:bookmarkEnd w:id="183"/>
        <w:tc>
          <w:tcPr>
            <w:tcW w:w="2544" w:type="dxa"/>
            <w:vAlign w:val="center"/>
          </w:tcPr>
          <w:p w14:paraId="59DFE9DF" w14:textId="7715F03E" w:rsidR="004C02F2" w:rsidRPr="00844D3B" w:rsidRDefault="004C02F2" w:rsidP="001B1442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7E1C0293" w14:textId="00C164B0" w:rsidR="004C02F2" w:rsidRPr="00292702" w:rsidRDefault="004C02F2" w:rsidP="0080515A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139BB731" w14:textId="77777777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57CF9AF5" w14:textId="164062FF" w:rsidR="004C02F2" w:rsidRPr="00D22865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D71044" w14:paraId="07CC8903" w14:textId="77777777" w:rsidTr="001E4795">
        <w:tc>
          <w:tcPr>
            <w:tcW w:w="428" w:type="dxa"/>
            <w:vAlign w:val="center"/>
          </w:tcPr>
          <w:p w14:paraId="73CA8F71" w14:textId="77777777" w:rsidR="004C02F2" w:rsidRPr="001E4795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4" w:name="_Ref412552693"/>
          </w:p>
        </w:tc>
        <w:bookmarkEnd w:id="184"/>
        <w:tc>
          <w:tcPr>
            <w:tcW w:w="2544" w:type="dxa"/>
            <w:vAlign w:val="center"/>
          </w:tcPr>
          <w:p w14:paraId="3CEDCAF3" w14:textId="5EE9CDBF" w:rsidR="004C02F2" w:rsidRPr="00D63620" w:rsidRDefault="004C02F2" w:rsidP="0080515A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098FB182" w14:textId="4A8700D6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68998AE9" w14:textId="77777777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6572FFCF" w14:textId="3837F386" w:rsidR="004C02F2" w:rsidRPr="00D22865" w:rsidRDefault="004C02F2" w:rsidP="001B1442">
            <w:pPr>
              <w:spacing w:line="240" w:lineRule="auto"/>
              <w:ind w:firstLine="0"/>
              <w:jc w:val="center"/>
            </w:pPr>
          </w:p>
        </w:tc>
      </w:tr>
      <w:tr w:rsidR="004C02F2" w:rsidRPr="00D71044" w14:paraId="562FA996" w14:textId="77777777" w:rsidTr="001E4795">
        <w:tc>
          <w:tcPr>
            <w:tcW w:w="428" w:type="dxa"/>
            <w:vAlign w:val="center"/>
          </w:tcPr>
          <w:p w14:paraId="4CB0DF47" w14:textId="77777777" w:rsidR="004C02F2" w:rsidRPr="0080515A" w:rsidRDefault="004C02F2" w:rsidP="00170D6D">
            <w:pPr>
              <w:pStyle w:val="ad"/>
              <w:numPr>
                <w:ilvl w:val="0"/>
                <w:numId w:val="8"/>
              </w:numPr>
              <w:spacing w:line="240" w:lineRule="auto"/>
              <w:ind w:left="0" w:firstLine="0"/>
            </w:pPr>
            <w:bookmarkStart w:id="185" w:name="_Ref414368703"/>
          </w:p>
        </w:tc>
        <w:bookmarkEnd w:id="185"/>
        <w:tc>
          <w:tcPr>
            <w:tcW w:w="2544" w:type="dxa"/>
            <w:vAlign w:val="center"/>
          </w:tcPr>
          <w:p w14:paraId="3872808F" w14:textId="68C02E07" w:rsidR="004C02F2" w:rsidRPr="00844D3B" w:rsidRDefault="004C02F2" w:rsidP="004E22E6">
            <w:pPr>
              <w:spacing w:line="240" w:lineRule="auto"/>
              <w:ind w:firstLine="0"/>
            </w:pPr>
          </w:p>
        </w:tc>
        <w:tc>
          <w:tcPr>
            <w:tcW w:w="992" w:type="dxa"/>
            <w:vAlign w:val="center"/>
          </w:tcPr>
          <w:p w14:paraId="1BBAB8A8" w14:textId="2FB2AA2C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1560" w:type="dxa"/>
            <w:vAlign w:val="center"/>
          </w:tcPr>
          <w:p w14:paraId="654ABC2D" w14:textId="77777777" w:rsidR="004C02F2" w:rsidRPr="00292702" w:rsidRDefault="004C02F2" w:rsidP="001B1442">
            <w:pPr>
              <w:spacing w:line="240" w:lineRule="auto"/>
              <w:ind w:firstLine="0"/>
              <w:jc w:val="center"/>
            </w:pPr>
          </w:p>
        </w:tc>
        <w:tc>
          <w:tcPr>
            <w:tcW w:w="3820" w:type="dxa"/>
            <w:vAlign w:val="center"/>
          </w:tcPr>
          <w:p w14:paraId="7F21FE8F" w14:textId="74371579" w:rsidR="004C02F2" w:rsidRPr="00D22865" w:rsidRDefault="004C02F2" w:rsidP="001B1442">
            <w:pPr>
              <w:spacing w:line="240" w:lineRule="auto"/>
              <w:ind w:firstLine="0"/>
              <w:jc w:val="center"/>
            </w:pPr>
          </w:p>
        </w:tc>
      </w:tr>
    </w:tbl>
    <w:p w14:paraId="7D89C039" w14:textId="77777777" w:rsidR="00542745" w:rsidRPr="00542745" w:rsidRDefault="00542745" w:rsidP="00542745">
      <w:pPr>
        <w:rPr>
          <w:lang w:eastAsia="en-US"/>
        </w:rPr>
      </w:pPr>
    </w:p>
    <w:p w14:paraId="28A037A8" w14:textId="77777777" w:rsidR="002B3428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86" w:name="_Toc522275103"/>
      <w:r>
        <w:lastRenderedPageBreak/>
        <w:t>Общие сведения о системе</w:t>
      </w:r>
      <w:bookmarkEnd w:id="186"/>
    </w:p>
    <w:p w14:paraId="2583DFB4" w14:textId="54F142CB" w:rsidR="009B4370" w:rsidRPr="001B7025" w:rsidRDefault="009B4370" w:rsidP="009B4370">
      <w:pPr>
        <w:rPr>
          <w:lang w:eastAsia="en-US"/>
        </w:rPr>
      </w:pPr>
    </w:p>
    <w:p w14:paraId="4F29D4A8" w14:textId="77777777" w:rsidR="00414A5D" w:rsidRDefault="00414A5D" w:rsidP="001D2254">
      <w:pPr>
        <w:pStyle w:val="2"/>
      </w:pPr>
      <w:bookmarkStart w:id="187" w:name="_Toc522275104"/>
      <w:r>
        <w:t xml:space="preserve">Источники и </w:t>
      </w:r>
      <w:r w:rsidR="001D2254">
        <w:t xml:space="preserve">приёмники </w:t>
      </w:r>
      <w:r>
        <w:t>данных</w:t>
      </w:r>
      <w:bookmarkEnd w:id="187"/>
    </w:p>
    <w:p w14:paraId="3A98B447" w14:textId="14E53D08" w:rsidR="00700278" w:rsidRPr="003E2C82" w:rsidRDefault="00700278" w:rsidP="00881252">
      <w:pPr>
        <w:pStyle w:val="2"/>
        <w:rPr>
          <w:b w:val="0"/>
        </w:rPr>
      </w:pPr>
      <w:bookmarkStart w:id="188" w:name="_Toc518902448"/>
      <w:bookmarkStart w:id="189" w:name="_Toc518902450"/>
      <w:bookmarkStart w:id="190" w:name="_Toc518902454"/>
      <w:bookmarkStart w:id="191" w:name="_Toc518902455"/>
      <w:bookmarkStart w:id="192" w:name="_Toc416270869"/>
      <w:bookmarkStart w:id="193" w:name="_Toc416270870"/>
      <w:bookmarkStart w:id="194" w:name="_Toc416270871"/>
      <w:bookmarkStart w:id="195" w:name="_Toc416270872"/>
      <w:bookmarkStart w:id="196" w:name="_Toc522275105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r w:rsidRPr="00A47D7D">
        <w:t xml:space="preserve">Структура </w:t>
      </w:r>
      <w:r w:rsidR="004B0DFB">
        <w:t xml:space="preserve">домашнего каталога в </w:t>
      </w:r>
      <w:r w:rsidRPr="00A47D7D">
        <w:rPr>
          <w:lang w:val="en-US"/>
        </w:rPr>
        <w:t>HDFS</w:t>
      </w:r>
      <w:bookmarkEnd w:id="196"/>
    </w:p>
    <w:p w14:paraId="6F94B070" w14:textId="77777777" w:rsidR="002B3428" w:rsidRPr="001D2254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97" w:name="_Toc518902459"/>
      <w:bookmarkStart w:id="198" w:name="_Toc518902460"/>
      <w:bookmarkStart w:id="199" w:name="_Toc518902462"/>
      <w:bookmarkStart w:id="200" w:name="_Toc518902464"/>
      <w:bookmarkStart w:id="201" w:name="_Toc518902466"/>
      <w:bookmarkStart w:id="202" w:name="_Toc518902468"/>
      <w:bookmarkStart w:id="203" w:name="_Toc518902469"/>
      <w:bookmarkStart w:id="204" w:name="_Toc518902470"/>
      <w:bookmarkStart w:id="205" w:name="_Toc518902471"/>
      <w:bookmarkStart w:id="206" w:name="_Toc518902472"/>
      <w:bookmarkStart w:id="207" w:name="_Toc518902473"/>
      <w:bookmarkStart w:id="208" w:name="_Toc518902474"/>
      <w:bookmarkStart w:id="209" w:name="_Toc518902475"/>
      <w:bookmarkStart w:id="210" w:name="_Toc518902476"/>
      <w:bookmarkStart w:id="211" w:name="_Toc518902479"/>
      <w:bookmarkStart w:id="212" w:name="_Toc518902480"/>
      <w:bookmarkStart w:id="213" w:name="_Toc518902489"/>
      <w:bookmarkStart w:id="214" w:name="_Toc518902501"/>
      <w:bookmarkStart w:id="215" w:name="_Toc518902502"/>
      <w:bookmarkStart w:id="216" w:name="_Toc518902513"/>
      <w:bookmarkStart w:id="217" w:name="_Toc518902517"/>
      <w:bookmarkStart w:id="218" w:name="_Toc518902518"/>
      <w:bookmarkStart w:id="219" w:name="_Toc518902520"/>
      <w:bookmarkStart w:id="220" w:name="_Toc518902521"/>
      <w:bookmarkStart w:id="221" w:name="_Toc518902525"/>
      <w:bookmarkStart w:id="222" w:name="_Toc518902527"/>
      <w:bookmarkStart w:id="223" w:name="_Toc518902529"/>
      <w:bookmarkStart w:id="224" w:name="_Toc518902530"/>
      <w:bookmarkStart w:id="225" w:name="_Toc518902534"/>
      <w:bookmarkStart w:id="226" w:name="_Toc518902536"/>
      <w:bookmarkStart w:id="227" w:name="_Toc518902537"/>
      <w:bookmarkStart w:id="228" w:name="_Toc518902540"/>
      <w:bookmarkStart w:id="229" w:name="_Toc518902541"/>
      <w:bookmarkStart w:id="230" w:name="_Toc518902542"/>
      <w:bookmarkStart w:id="231" w:name="_Toc518902544"/>
      <w:bookmarkStart w:id="232" w:name="_Toc518902545"/>
      <w:bookmarkStart w:id="233" w:name="_Toc518902546"/>
      <w:bookmarkStart w:id="234" w:name="_Toc518902547"/>
      <w:bookmarkStart w:id="235" w:name="_Toc518902549"/>
      <w:bookmarkStart w:id="236" w:name="_Toc518902552"/>
      <w:bookmarkStart w:id="237" w:name="_Toc518902553"/>
      <w:bookmarkStart w:id="238" w:name="_Toc518902555"/>
      <w:bookmarkStart w:id="239" w:name="_Toc518902557"/>
      <w:bookmarkStart w:id="240" w:name="_Toc518902560"/>
      <w:bookmarkStart w:id="241" w:name="_Toc518902561"/>
      <w:bookmarkStart w:id="242" w:name="_Toc518902563"/>
      <w:bookmarkStart w:id="243" w:name="_Toc518902565"/>
      <w:bookmarkStart w:id="244" w:name="_Toc518902567"/>
      <w:bookmarkStart w:id="245" w:name="_Toc518902570"/>
      <w:bookmarkStart w:id="246" w:name="_Toc518902585"/>
      <w:bookmarkStart w:id="247" w:name="_Toc518902586"/>
      <w:bookmarkStart w:id="248" w:name="_Toc518902587"/>
      <w:bookmarkStart w:id="249" w:name="_Toc518902594"/>
      <w:bookmarkStart w:id="250" w:name="_Toc518902595"/>
      <w:bookmarkStart w:id="251" w:name="_Toc52227510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r w:rsidRPr="002B3428">
        <w:lastRenderedPageBreak/>
        <w:t>Требования к аппаратному и программному обеспечению</w:t>
      </w:r>
      <w:bookmarkEnd w:id="251"/>
    </w:p>
    <w:p w14:paraId="36419E71" w14:textId="77777777" w:rsidR="00D835EF" w:rsidRDefault="00D835EF" w:rsidP="00D835EF">
      <w:pPr>
        <w:pStyle w:val="2"/>
      </w:pPr>
      <w:bookmarkStart w:id="252" w:name="_Toc522275107"/>
      <w:r w:rsidRPr="002B3428">
        <w:t>Требования к аппаратному</w:t>
      </w:r>
      <w:r w:rsidRPr="00D835EF">
        <w:t xml:space="preserve"> обеспечению</w:t>
      </w:r>
      <w:bookmarkEnd w:id="252"/>
    </w:p>
    <w:p w14:paraId="22263443" w14:textId="77777777" w:rsidR="00D835EF" w:rsidRDefault="00D835EF" w:rsidP="00D835EF">
      <w:pPr>
        <w:pStyle w:val="2"/>
        <w:rPr>
          <w:lang w:val="en-US"/>
        </w:rPr>
      </w:pPr>
      <w:bookmarkStart w:id="253" w:name="_Toc522275108"/>
      <w:r w:rsidRPr="002B3428">
        <w:t xml:space="preserve">Требования к </w:t>
      </w:r>
      <w:r>
        <w:t>программному</w:t>
      </w:r>
      <w:r w:rsidRPr="00D835EF">
        <w:t xml:space="preserve"> обеспечению</w:t>
      </w:r>
      <w:bookmarkEnd w:id="253"/>
    </w:p>
    <w:p w14:paraId="5170B3A7" w14:textId="77777777" w:rsidR="002B3428" w:rsidRPr="00997FBE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254" w:name="_Toc522275109"/>
      <w:r w:rsidRPr="00997FBE">
        <w:lastRenderedPageBreak/>
        <w:t>Инструкции по инстал</w:t>
      </w:r>
      <w:r w:rsidR="004C02F2" w:rsidRPr="00997FBE">
        <w:t>л</w:t>
      </w:r>
      <w:r w:rsidRPr="00997FBE">
        <w:t>яции и деинстал</w:t>
      </w:r>
      <w:r w:rsidR="004C02F2" w:rsidRPr="00997FBE">
        <w:t>л</w:t>
      </w:r>
      <w:r w:rsidRPr="00997FBE">
        <w:t>яции системы</w:t>
      </w:r>
      <w:bookmarkEnd w:id="254"/>
    </w:p>
    <w:p w14:paraId="6BA8DF7D" w14:textId="77777777" w:rsidR="004C02F2" w:rsidRDefault="004C02F2" w:rsidP="004C02F2">
      <w:pPr>
        <w:pStyle w:val="2"/>
      </w:pPr>
      <w:bookmarkStart w:id="255" w:name="_Инсталляция"/>
      <w:bookmarkStart w:id="256" w:name="_Toc522275110"/>
      <w:bookmarkEnd w:id="255"/>
      <w:r w:rsidRPr="00997FBE">
        <w:t>Инсталляция</w:t>
      </w:r>
      <w:bookmarkEnd w:id="256"/>
    </w:p>
    <w:p w14:paraId="7F647BA9" w14:textId="77777777" w:rsidR="00875B7E" w:rsidRPr="00527D48" w:rsidRDefault="00875B7E" w:rsidP="00875B7E">
      <w:pPr>
        <w:rPr>
          <w:lang w:val="en-US"/>
        </w:rPr>
      </w:pPr>
      <w:bookmarkStart w:id="257" w:name="_Toc420487734"/>
      <w:bookmarkStart w:id="258" w:name="_Toc421007708"/>
      <w:bookmarkEnd w:id="257"/>
      <w:bookmarkEnd w:id="258"/>
    </w:p>
    <w:p w14:paraId="6AF27637" w14:textId="77777777" w:rsidR="00DF1157" w:rsidRPr="00997FBE" w:rsidRDefault="00DF1157" w:rsidP="00DF1157">
      <w:pPr>
        <w:pStyle w:val="30"/>
        <w:rPr>
          <w:b w:val="0"/>
        </w:rPr>
      </w:pPr>
      <w:bookmarkStart w:id="259" w:name="_Toc421016086"/>
      <w:bookmarkStart w:id="260" w:name="_Toc421018397"/>
      <w:bookmarkStart w:id="261" w:name="_Toc421025798"/>
      <w:bookmarkStart w:id="262" w:name="_Toc421026122"/>
      <w:bookmarkStart w:id="263" w:name="_Toc421119433"/>
      <w:bookmarkStart w:id="264" w:name="_Toc421719530"/>
      <w:bookmarkStart w:id="265" w:name="_Toc518902601"/>
      <w:bookmarkStart w:id="266" w:name="_Toc518902602"/>
      <w:bookmarkStart w:id="267" w:name="_Toc518902603"/>
      <w:bookmarkStart w:id="268" w:name="_Toc518902604"/>
      <w:bookmarkStart w:id="269" w:name="_Toc518902605"/>
      <w:bookmarkStart w:id="270" w:name="_Toc518902606"/>
      <w:bookmarkStart w:id="271" w:name="_Toc518902607"/>
      <w:bookmarkStart w:id="272" w:name="_Toc518902608"/>
      <w:bookmarkStart w:id="273" w:name="_Toc420487737"/>
      <w:bookmarkStart w:id="274" w:name="_Toc421007711"/>
      <w:bookmarkStart w:id="275" w:name="_Toc421016089"/>
      <w:bookmarkStart w:id="276" w:name="_Toc421018400"/>
      <w:bookmarkStart w:id="277" w:name="_Toc421025801"/>
      <w:bookmarkStart w:id="278" w:name="_Toc421026125"/>
      <w:bookmarkStart w:id="279" w:name="_Toc421119436"/>
      <w:bookmarkStart w:id="280" w:name="_Toc421719533"/>
      <w:bookmarkStart w:id="281" w:name="_Toc420487738"/>
      <w:bookmarkStart w:id="282" w:name="_Toc421007712"/>
      <w:bookmarkStart w:id="283" w:name="_Toc421016090"/>
      <w:bookmarkStart w:id="284" w:name="_Toc421018401"/>
      <w:bookmarkStart w:id="285" w:name="_Toc421025802"/>
      <w:bookmarkStart w:id="286" w:name="_Toc421026126"/>
      <w:bookmarkStart w:id="287" w:name="_Toc421119437"/>
      <w:bookmarkStart w:id="288" w:name="_Toc421719534"/>
      <w:bookmarkStart w:id="289" w:name="_Toc522275111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 w:rsidRPr="00997FBE">
        <w:t>Настройка кластера BDA</w:t>
      </w:r>
      <w:bookmarkEnd w:id="289"/>
    </w:p>
    <w:p w14:paraId="72AE0E05" w14:textId="77777777" w:rsidR="00AB0C3A" w:rsidRPr="00997FBE" w:rsidRDefault="00AB0C3A" w:rsidP="00AB0C3A">
      <w:pPr>
        <w:ind w:firstLine="708"/>
      </w:pPr>
      <w:r w:rsidRPr="00997FBE">
        <w:t xml:space="preserve">Требуется установка следующих сервисов </w:t>
      </w:r>
      <w:r w:rsidRPr="00997FBE">
        <w:rPr>
          <w:lang w:val="en-US"/>
        </w:rPr>
        <w:t>Cloudera</w:t>
      </w:r>
      <w:r w:rsidRPr="00997FBE">
        <w:t xml:space="preserve"> (в случае их </w:t>
      </w:r>
      <w:r w:rsidR="00DC5159" w:rsidRPr="00997FBE">
        <w:t>отсутствия</w:t>
      </w:r>
      <w:r w:rsidRPr="00997FBE">
        <w:t xml:space="preserve"> в </w:t>
      </w:r>
      <w:r w:rsidRPr="00997FBE">
        <w:rPr>
          <w:lang w:val="en-US"/>
        </w:rPr>
        <w:t>Cloudera</w:t>
      </w:r>
      <w:r w:rsidRPr="00997FBE">
        <w:t xml:space="preserve"> </w:t>
      </w:r>
      <w:r w:rsidRPr="00997FBE">
        <w:rPr>
          <w:lang w:val="en-US"/>
        </w:rPr>
        <w:t>Manager</w:t>
      </w:r>
      <w:r w:rsidRPr="00997FBE">
        <w:t>):</w:t>
      </w:r>
    </w:p>
    <w:p w14:paraId="1A5CC157" w14:textId="77777777" w:rsidR="00AB0C3A" w:rsidRPr="00997FBE" w:rsidRDefault="00AB0C3A" w:rsidP="00477B2D">
      <w:pPr>
        <w:pStyle w:val="ad"/>
        <w:numPr>
          <w:ilvl w:val="0"/>
          <w:numId w:val="10"/>
        </w:numPr>
        <w:spacing w:after="160" w:line="259" w:lineRule="auto"/>
      </w:pPr>
      <w:r w:rsidRPr="00997FBE">
        <w:rPr>
          <w:lang w:val="en-US"/>
        </w:rPr>
        <w:t>HUE;</w:t>
      </w:r>
    </w:p>
    <w:p w14:paraId="7371F341" w14:textId="77777777" w:rsidR="00AB0C3A" w:rsidRPr="00997FBE" w:rsidRDefault="00AB0C3A" w:rsidP="00477B2D">
      <w:pPr>
        <w:pStyle w:val="ad"/>
        <w:numPr>
          <w:ilvl w:val="0"/>
          <w:numId w:val="10"/>
        </w:numPr>
        <w:spacing w:after="160" w:line="259" w:lineRule="auto"/>
      </w:pPr>
      <w:r w:rsidRPr="00997FBE">
        <w:rPr>
          <w:lang w:val="en-US"/>
        </w:rPr>
        <w:t>Oozie;</w:t>
      </w:r>
    </w:p>
    <w:p w14:paraId="758DFDD8" w14:textId="77777777" w:rsidR="00AB0C3A" w:rsidRPr="00997FBE" w:rsidRDefault="00AB0C3A" w:rsidP="00477B2D">
      <w:pPr>
        <w:pStyle w:val="ad"/>
        <w:numPr>
          <w:ilvl w:val="0"/>
          <w:numId w:val="10"/>
        </w:numPr>
        <w:spacing w:after="160" w:line="259" w:lineRule="auto"/>
      </w:pPr>
      <w:r w:rsidRPr="00997FBE">
        <w:rPr>
          <w:lang w:val="en-US"/>
        </w:rPr>
        <w:t>Hive;</w:t>
      </w:r>
    </w:p>
    <w:p w14:paraId="635043C6" w14:textId="77777777" w:rsidR="00AB0C3A" w:rsidRPr="00997FBE" w:rsidRDefault="00AB0C3A" w:rsidP="00AB0C3A">
      <w:r w:rsidRPr="00997FBE">
        <w:t xml:space="preserve">Для каждого пользователя Системы необходимо завести учетную запись </w:t>
      </w:r>
      <w:r w:rsidRPr="00997FBE">
        <w:rPr>
          <w:lang w:val="en-US"/>
        </w:rPr>
        <w:t>Oracle</w:t>
      </w:r>
      <w:r w:rsidRPr="00997FBE">
        <w:t xml:space="preserve"> </w:t>
      </w:r>
      <w:r w:rsidRPr="00997FBE">
        <w:rPr>
          <w:lang w:val="en-US"/>
        </w:rPr>
        <w:t>Linux</w:t>
      </w:r>
      <w:r w:rsidRPr="00997FBE">
        <w:t xml:space="preserve">. Требуется только наличие учетной записи, поэтому они могут быть не активны (отключены). В случае использования </w:t>
      </w:r>
      <w:r w:rsidRPr="00997FBE">
        <w:rPr>
          <w:lang w:val="en-US"/>
        </w:rPr>
        <w:t>LDAP</w:t>
      </w:r>
      <w:r w:rsidRPr="00997FBE">
        <w:t>, заведение учетных записей не требуется.</w:t>
      </w:r>
    </w:p>
    <w:p w14:paraId="1944E9F5" w14:textId="77777777" w:rsidR="00AB0C3A" w:rsidRDefault="00AB0C3A" w:rsidP="00AB0C3A">
      <w:r w:rsidRPr="00997FBE">
        <w:t xml:space="preserve">В случае использования ПО </w:t>
      </w:r>
      <w:r w:rsidRPr="00997FBE">
        <w:rPr>
          <w:lang w:val="en-US"/>
        </w:rPr>
        <w:t>Kerberos</w:t>
      </w:r>
      <w:r w:rsidRPr="00997FBE">
        <w:t xml:space="preserve">, необходимо завести для каждого </w:t>
      </w:r>
      <w:proofErr w:type="gramStart"/>
      <w:r w:rsidRPr="00997FBE">
        <w:t>пользователя</w:t>
      </w:r>
      <w:proofErr w:type="gramEnd"/>
      <w:r w:rsidRPr="00997FBE">
        <w:t xml:space="preserve"> соответствующего </w:t>
      </w:r>
      <w:r w:rsidRPr="00997FBE">
        <w:rPr>
          <w:lang w:val="en-US"/>
        </w:rPr>
        <w:t>principal</w:t>
      </w:r>
      <w:r w:rsidRPr="00997FBE">
        <w:t xml:space="preserve">, имя которого соответствует имени учетной записи </w:t>
      </w:r>
      <w:r w:rsidRPr="00997FBE">
        <w:rPr>
          <w:lang w:val="en-US"/>
        </w:rPr>
        <w:t>Oracle</w:t>
      </w:r>
      <w:r w:rsidRPr="00997FBE">
        <w:t xml:space="preserve"> </w:t>
      </w:r>
      <w:r w:rsidRPr="00997FBE">
        <w:rPr>
          <w:lang w:val="en-US"/>
        </w:rPr>
        <w:t>Linux</w:t>
      </w:r>
      <w:r w:rsidRPr="00997FBE">
        <w:t>.</w:t>
      </w:r>
    </w:p>
    <w:p w14:paraId="6447214E" w14:textId="77777777" w:rsidR="00DF1157" w:rsidRDefault="00DF1157" w:rsidP="00DF1157">
      <w:pPr>
        <w:pStyle w:val="30"/>
      </w:pPr>
      <w:bookmarkStart w:id="290" w:name="_Toc522275112"/>
      <w:r w:rsidRPr="00997FBE">
        <w:t>Настройка HDFS</w:t>
      </w:r>
      <w:bookmarkEnd w:id="290"/>
    </w:p>
    <w:p w14:paraId="57E1E0EE" w14:textId="7EE9FBBD" w:rsidR="005C5544" w:rsidRPr="005C5544" w:rsidRDefault="00041634" w:rsidP="00041634">
      <w:pPr>
        <w:ind w:firstLine="0"/>
        <w:rPr>
          <w:lang w:eastAsia="en-US"/>
        </w:rPr>
      </w:pPr>
      <w:r>
        <w:rPr>
          <w:rFonts w:ascii="Arial" w:hAnsi="Arial" w:cs="Arial"/>
          <w:sz w:val="20"/>
          <w:szCs w:val="20"/>
        </w:rPr>
        <w:t xml:space="preserve">В </w:t>
      </w:r>
      <w:proofErr w:type="spellStart"/>
      <w:r>
        <w:rPr>
          <w:rFonts w:ascii="Arial" w:hAnsi="Arial" w:cs="Arial"/>
          <w:sz w:val="20"/>
          <w:szCs w:val="20"/>
        </w:rPr>
        <w:t>Linux</w:t>
      </w:r>
      <w:proofErr w:type="spellEnd"/>
      <w:r>
        <w:rPr>
          <w:rFonts w:ascii="Arial" w:hAnsi="Arial" w:cs="Arial"/>
          <w:sz w:val="20"/>
          <w:szCs w:val="20"/>
        </w:rPr>
        <w:t xml:space="preserve"> на последней </w:t>
      </w:r>
      <w:proofErr w:type="spellStart"/>
      <w:r>
        <w:rPr>
          <w:rFonts w:ascii="Arial" w:hAnsi="Arial" w:cs="Arial"/>
          <w:sz w:val="20"/>
          <w:szCs w:val="20"/>
        </w:rPr>
        <w:t>ноде</w:t>
      </w:r>
      <w:proofErr w:type="spellEnd"/>
      <w:r>
        <w:rPr>
          <w:rFonts w:ascii="Arial" w:hAnsi="Arial" w:cs="Arial"/>
          <w:sz w:val="20"/>
          <w:szCs w:val="20"/>
        </w:rPr>
        <w:t xml:space="preserve"> кластера:</w:t>
      </w:r>
      <w:r>
        <w:br/>
      </w:r>
      <w:r>
        <w:br/>
      </w:r>
      <w:r>
        <w:rPr>
          <w:rFonts w:ascii="Arial" w:hAnsi="Arial" w:cs="Arial"/>
          <w:sz w:val="20"/>
          <w:szCs w:val="20"/>
        </w:rPr>
        <w:t xml:space="preserve">Добавить группы для технического пользователя, без них не будет работать создание </w:t>
      </w:r>
      <w:proofErr w:type="spellStart"/>
      <w:r>
        <w:rPr>
          <w:rFonts w:ascii="Arial" w:hAnsi="Arial" w:cs="Arial"/>
          <w:sz w:val="20"/>
          <w:szCs w:val="20"/>
        </w:rPr>
        <w:t>external</w:t>
      </w:r>
      <w:proofErr w:type="spellEnd"/>
      <w:r>
        <w:rPr>
          <w:rFonts w:ascii="Arial" w:hAnsi="Arial" w:cs="Arial"/>
          <w:sz w:val="20"/>
          <w:szCs w:val="20"/>
        </w:rPr>
        <w:t xml:space="preserve"> таблиц на данных в каталоге пользователя:</w:t>
      </w:r>
      <w:r>
        <w:br/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dcli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-C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groupadd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dcli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-C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groupadd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tech_oozie_r</w:t>
      </w:r>
      <w:proofErr w:type="spellEnd"/>
      <w:r>
        <w:br/>
      </w:r>
      <w:r>
        <w:br/>
      </w:r>
      <w:r>
        <w:rPr>
          <w:rFonts w:ascii="Arial" w:hAnsi="Arial" w:cs="Arial"/>
          <w:sz w:val="20"/>
          <w:szCs w:val="20"/>
        </w:rPr>
        <w:t>Добавить пользователя и нужные группы. Основная группа обязательна, дополнительные группы могут варьироваться.</w:t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dcli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-C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adduser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-g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-G s_dwh_w,s_dwh_tmp_w,s_dmacrm_w,s_dmacrm_tmp_w,s_dwh4dm_w,s_dwh4dm_tmp_w,s_sourcedata_w,l_deriveddata_w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r>
        <w:br/>
      </w:r>
      <w:r>
        <w:rPr>
          <w:rFonts w:ascii="Arial" w:hAnsi="Arial" w:cs="Arial"/>
          <w:sz w:val="20"/>
          <w:szCs w:val="20"/>
        </w:rPr>
        <w:t>При желании можно проверить что пользователь создался верно.</w:t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lastRenderedPageBreak/>
        <w:t>dcli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-C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id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r>
        <w:br/>
      </w:r>
      <w:r>
        <w:rPr>
          <w:rFonts w:ascii="Arial" w:hAnsi="Arial" w:cs="Arial"/>
          <w:sz w:val="20"/>
          <w:szCs w:val="20"/>
        </w:rPr>
        <w:t>Задать пароль:</w:t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passwd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r>
        <w:br/>
      </w:r>
      <w:r>
        <w:rPr>
          <w:rFonts w:ascii="Arial" w:hAnsi="Arial" w:cs="Arial"/>
          <w:sz w:val="20"/>
          <w:szCs w:val="20"/>
        </w:rPr>
        <w:t xml:space="preserve">В </w:t>
      </w:r>
      <w:proofErr w:type="spellStart"/>
      <w:r>
        <w:rPr>
          <w:rFonts w:ascii="Arial" w:hAnsi="Arial" w:cs="Arial"/>
          <w:sz w:val="20"/>
          <w:szCs w:val="20"/>
        </w:rPr>
        <w:t>Linux</w:t>
      </w:r>
      <w:proofErr w:type="spellEnd"/>
      <w:r>
        <w:rPr>
          <w:rFonts w:ascii="Arial" w:hAnsi="Arial" w:cs="Arial"/>
          <w:sz w:val="20"/>
          <w:szCs w:val="20"/>
        </w:rPr>
        <w:t xml:space="preserve"> на </w:t>
      </w:r>
      <w:proofErr w:type="spellStart"/>
      <w:r>
        <w:rPr>
          <w:rFonts w:ascii="Arial" w:hAnsi="Arial" w:cs="Arial"/>
          <w:sz w:val="20"/>
          <w:szCs w:val="20"/>
        </w:rPr>
        <w:t>ноде</w:t>
      </w:r>
      <w:proofErr w:type="spellEnd"/>
      <w:r>
        <w:rPr>
          <w:rFonts w:ascii="Arial" w:hAnsi="Arial" w:cs="Arial"/>
          <w:sz w:val="20"/>
          <w:szCs w:val="20"/>
        </w:rPr>
        <w:t xml:space="preserve"> «текущий </w:t>
      </w:r>
      <w:proofErr w:type="spellStart"/>
      <w:r>
        <w:rPr>
          <w:rFonts w:ascii="Arial" w:hAnsi="Arial" w:cs="Arial"/>
          <w:sz w:val="20"/>
          <w:szCs w:val="20"/>
        </w:rPr>
        <w:t>active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kerberos</w:t>
      </w:r>
      <w:proofErr w:type="spellEnd"/>
      <w:r>
        <w:rPr>
          <w:rFonts w:ascii="Arial" w:hAnsi="Arial" w:cs="Arial"/>
          <w:sz w:val="20"/>
          <w:szCs w:val="20"/>
        </w:rPr>
        <w:t>» добавить принципала:</w:t>
      </w:r>
      <w:r>
        <w:br/>
      </w:r>
      <w:r>
        <w:rPr>
          <w:rFonts w:ascii="Arial" w:hAnsi="Arial" w:cs="Arial"/>
          <w:sz w:val="20"/>
          <w:szCs w:val="20"/>
        </w:rPr>
        <w:t>(Если пользователь уже есть на каком либо кластере - действие не требуется)</w:t>
      </w:r>
      <w:r>
        <w:br/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kadmin.local</w:t>
      </w:r>
      <w:proofErr w:type="spellEnd"/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&gt;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add_principal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br/>
      </w:r>
      <w:r>
        <w:br/>
      </w:r>
      <w:r>
        <w:rPr>
          <w:rFonts w:ascii="Arial" w:hAnsi="Arial" w:cs="Arial"/>
          <w:sz w:val="20"/>
          <w:szCs w:val="20"/>
        </w:rPr>
        <w:t xml:space="preserve">В </w:t>
      </w:r>
      <w:proofErr w:type="spellStart"/>
      <w:r>
        <w:rPr>
          <w:rFonts w:ascii="Arial" w:hAnsi="Arial" w:cs="Arial"/>
          <w:sz w:val="20"/>
          <w:szCs w:val="20"/>
        </w:rPr>
        <w:t>beeline</w:t>
      </w:r>
      <w:proofErr w:type="spellEnd"/>
      <w:r>
        <w:rPr>
          <w:rFonts w:ascii="Arial" w:hAnsi="Arial" w:cs="Arial"/>
          <w:sz w:val="20"/>
          <w:szCs w:val="20"/>
        </w:rPr>
        <w:t xml:space="preserve"> из под </w:t>
      </w:r>
      <w:proofErr w:type="spellStart"/>
      <w:r>
        <w:rPr>
          <w:rFonts w:ascii="Arial" w:hAnsi="Arial" w:cs="Arial"/>
          <w:sz w:val="20"/>
          <w:szCs w:val="20"/>
        </w:rPr>
        <w:t>суперпользователя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sz w:val="20"/>
          <w:szCs w:val="20"/>
        </w:rPr>
        <w:t>hdfs</w:t>
      </w:r>
      <w:proofErr w:type="spellEnd"/>
      <w:r>
        <w:rPr>
          <w:rFonts w:ascii="Arial" w:hAnsi="Arial" w:cs="Arial"/>
          <w:sz w:val="20"/>
          <w:szCs w:val="20"/>
        </w:rPr>
        <w:t>) добавляем привилегии:</w:t>
      </w:r>
      <w:r>
        <w:br/>
      </w:r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CREATE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rPr>
          <w:rFonts w:ascii="Arial" w:hAnsi="Arial" w:cs="Arial"/>
          <w:b/>
          <w:bCs/>
          <w:sz w:val="20"/>
          <w:szCs w:val="20"/>
        </w:rPr>
        <w:t>GRANT ALL ON URI '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://bda21/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' TO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CREATE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GRANT SELECT ON DATABASE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TO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GRANT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TO GROUP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rPr>
          <w:rFonts w:ascii="Arial" w:hAnsi="Arial" w:cs="Arial"/>
          <w:b/>
          <w:bCs/>
          <w:sz w:val="20"/>
          <w:szCs w:val="20"/>
        </w:rPr>
        <w:t xml:space="preserve">GRANT ROLE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TO GROUP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tech_oozie_r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;</w:t>
      </w:r>
      <w:r>
        <w:br/>
      </w:r>
      <w:r>
        <w:br/>
      </w:r>
      <w:r>
        <w:rPr>
          <w:rFonts w:ascii="Arial" w:hAnsi="Arial" w:cs="Arial"/>
          <w:sz w:val="20"/>
          <w:szCs w:val="20"/>
        </w:rPr>
        <w:t xml:space="preserve">В </w:t>
      </w:r>
      <w:proofErr w:type="spellStart"/>
      <w:r>
        <w:rPr>
          <w:rFonts w:ascii="Arial" w:hAnsi="Arial" w:cs="Arial"/>
          <w:sz w:val="20"/>
          <w:szCs w:val="20"/>
        </w:rPr>
        <w:t>Linux</w:t>
      </w:r>
      <w:proofErr w:type="spellEnd"/>
      <w:r>
        <w:rPr>
          <w:rFonts w:ascii="Arial" w:hAnsi="Arial" w:cs="Arial"/>
          <w:sz w:val="20"/>
          <w:szCs w:val="20"/>
        </w:rPr>
        <w:t xml:space="preserve"> на последней </w:t>
      </w:r>
      <w:proofErr w:type="spellStart"/>
      <w:r>
        <w:rPr>
          <w:rFonts w:ascii="Arial" w:hAnsi="Arial" w:cs="Arial"/>
          <w:sz w:val="20"/>
          <w:szCs w:val="20"/>
        </w:rPr>
        <w:t>ноде</w:t>
      </w:r>
      <w:proofErr w:type="spellEnd"/>
      <w:r>
        <w:rPr>
          <w:rFonts w:ascii="Arial" w:hAnsi="Arial" w:cs="Arial"/>
          <w:sz w:val="20"/>
          <w:szCs w:val="20"/>
        </w:rPr>
        <w:t xml:space="preserve"> кластера:</w:t>
      </w:r>
      <w:r>
        <w:br/>
      </w:r>
      <w:r>
        <w:rPr>
          <w:rFonts w:ascii="Arial" w:hAnsi="Arial" w:cs="Arial"/>
          <w:sz w:val="20"/>
          <w:szCs w:val="20"/>
        </w:rPr>
        <w:t>Раздать права на каталог, описываем ACL, задаём лимит на пространство:</w:t>
      </w:r>
      <w:r>
        <w:br/>
      </w:r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chown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tech_oozie:tech_oozie_w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chmod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770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setfacl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::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rwx,group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::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rwx,group:tech_oozie_r:r-x,other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::---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setfacl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default:user::rwx,default:group::rwx,default:group:tech_oozie_r:r-x,default:other::---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hdfs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dfsadmin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setSpaceQuota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53687091200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>
        <w:br/>
      </w:r>
      <w:proofErr w:type="spellStart"/>
      <w:r>
        <w:rPr>
          <w:rFonts w:ascii="Arial" w:hAnsi="Arial" w:cs="Arial"/>
          <w:b/>
          <w:bCs/>
          <w:sz w:val="20"/>
          <w:szCs w:val="20"/>
        </w:rPr>
        <w:t>hadoop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fs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count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-q 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user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/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</w:p>
    <w:p w14:paraId="2F403E93" w14:textId="77777777" w:rsidR="005A28FD" w:rsidRPr="00B10711" w:rsidRDefault="005A28FD" w:rsidP="005A28FD">
      <w:pPr>
        <w:pStyle w:val="30"/>
      </w:pPr>
      <w:bookmarkStart w:id="291" w:name="_Toc518902612"/>
      <w:bookmarkStart w:id="292" w:name="_Toc522275113"/>
      <w:bookmarkEnd w:id="291"/>
      <w:r>
        <w:lastRenderedPageBreak/>
        <w:t xml:space="preserve">Подготовка БД </w:t>
      </w:r>
      <w:proofErr w:type="spellStart"/>
      <w:r w:rsidRPr="005A28FD">
        <w:t>Hive</w:t>
      </w:r>
      <w:bookmarkEnd w:id="292"/>
      <w:proofErr w:type="spellEnd"/>
    </w:p>
    <w:p w14:paraId="2E141193" w14:textId="77777777" w:rsidR="005C20AC" w:rsidRPr="00997FBE" w:rsidRDefault="005C20AC" w:rsidP="005C20AC">
      <w:pPr>
        <w:pStyle w:val="30"/>
        <w:rPr>
          <w:lang w:val="en-US"/>
        </w:rPr>
      </w:pPr>
      <w:bookmarkStart w:id="293" w:name="_Toc420487755"/>
      <w:bookmarkStart w:id="294" w:name="_Toc421007730"/>
      <w:bookmarkStart w:id="295" w:name="_Toc421016108"/>
      <w:bookmarkStart w:id="296" w:name="_Toc421018419"/>
      <w:bookmarkStart w:id="297" w:name="_Toc421025820"/>
      <w:bookmarkStart w:id="298" w:name="_Toc421026144"/>
      <w:bookmarkStart w:id="299" w:name="_Toc421119455"/>
      <w:bookmarkStart w:id="300" w:name="_Toc421719552"/>
      <w:bookmarkStart w:id="301" w:name="_Toc420487767"/>
      <w:bookmarkStart w:id="302" w:name="_Toc421007742"/>
      <w:bookmarkStart w:id="303" w:name="_Toc421016120"/>
      <w:bookmarkStart w:id="304" w:name="_Toc421018431"/>
      <w:bookmarkStart w:id="305" w:name="_Toc421025832"/>
      <w:bookmarkStart w:id="306" w:name="_Toc421026156"/>
      <w:bookmarkStart w:id="307" w:name="_Toc421119467"/>
      <w:bookmarkStart w:id="308" w:name="_Toc421719564"/>
      <w:bookmarkStart w:id="309" w:name="_Toc420487816"/>
      <w:bookmarkStart w:id="310" w:name="_Toc421007791"/>
      <w:bookmarkStart w:id="311" w:name="_Toc421016169"/>
      <w:bookmarkStart w:id="312" w:name="_Toc421018480"/>
      <w:bookmarkStart w:id="313" w:name="_Toc421025881"/>
      <w:bookmarkStart w:id="314" w:name="_Toc421026205"/>
      <w:bookmarkStart w:id="315" w:name="_Toc421119516"/>
      <w:bookmarkStart w:id="316" w:name="_Toc421719613"/>
      <w:bookmarkStart w:id="317" w:name="_Toc420487829"/>
      <w:bookmarkStart w:id="318" w:name="_Toc421007804"/>
      <w:bookmarkStart w:id="319" w:name="_Toc421016182"/>
      <w:bookmarkStart w:id="320" w:name="_Toc421018493"/>
      <w:bookmarkStart w:id="321" w:name="_Toc421025894"/>
      <w:bookmarkStart w:id="322" w:name="_Toc421026218"/>
      <w:bookmarkStart w:id="323" w:name="_Toc421119529"/>
      <w:bookmarkStart w:id="324" w:name="_Toc421719626"/>
      <w:bookmarkStart w:id="325" w:name="_Toc420487832"/>
      <w:bookmarkStart w:id="326" w:name="_Toc421007807"/>
      <w:bookmarkStart w:id="327" w:name="_Toc421016185"/>
      <w:bookmarkStart w:id="328" w:name="_Toc421018496"/>
      <w:bookmarkStart w:id="329" w:name="_Toc421025897"/>
      <w:bookmarkStart w:id="330" w:name="_Toc421026221"/>
      <w:bookmarkStart w:id="331" w:name="_Toc421119532"/>
      <w:bookmarkStart w:id="332" w:name="_Toc421719629"/>
      <w:bookmarkStart w:id="333" w:name="_Toc420487833"/>
      <w:bookmarkStart w:id="334" w:name="_Toc421007808"/>
      <w:bookmarkStart w:id="335" w:name="_Toc421016186"/>
      <w:bookmarkStart w:id="336" w:name="_Toc421018497"/>
      <w:bookmarkStart w:id="337" w:name="_Toc421025898"/>
      <w:bookmarkStart w:id="338" w:name="_Toc421026222"/>
      <w:bookmarkStart w:id="339" w:name="_Toc421119533"/>
      <w:bookmarkStart w:id="340" w:name="_Toc421719630"/>
      <w:bookmarkStart w:id="341" w:name="_Установка_и_настройка"/>
      <w:bookmarkStart w:id="342" w:name="_Toc522275114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r w:rsidRPr="00997FBE">
        <w:t xml:space="preserve">Установка и настройка </w:t>
      </w:r>
      <w:proofErr w:type="spellStart"/>
      <w:r w:rsidRPr="00997FBE">
        <w:t>Kerberos</w:t>
      </w:r>
      <w:bookmarkEnd w:id="342"/>
      <w:proofErr w:type="spellEnd"/>
    </w:p>
    <w:p w14:paraId="52F3015A" w14:textId="77777777" w:rsidR="005C20AC" w:rsidRPr="00997FBE" w:rsidRDefault="005C20AC" w:rsidP="00477B2D">
      <w:pPr>
        <w:pStyle w:val="ad"/>
        <w:numPr>
          <w:ilvl w:val="0"/>
          <w:numId w:val="11"/>
        </w:numPr>
        <w:ind w:left="851"/>
        <w:rPr>
          <w:lang w:eastAsia="en-US"/>
        </w:rPr>
      </w:pPr>
      <w:r w:rsidRPr="00997FBE">
        <w:rPr>
          <w:lang w:eastAsia="en-US"/>
        </w:rPr>
        <w:t xml:space="preserve">Установить и настроить </w:t>
      </w:r>
      <w:r w:rsidRPr="00997FBE">
        <w:rPr>
          <w:lang w:val="en-US" w:eastAsia="en-US"/>
        </w:rPr>
        <w:t>Kerberos</w:t>
      </w:r>
      <w:r w:rsidRPr="00997FBE">
        <w:rPr>
          <w:lang w:eastAsia="en-US"/>
        </w:rPr>
        <w:t xml:space="preserve"> </w:t>
      </w:r>
      <w:r w:rsidRPr="00997FBE">
        <w:rPr>
          <w:lang w:val="en-US" w:eastAsia="en-US"/>
        </w:rPr>
        <w:t>KDC</w:t>
      </w:r>
      <w:r w:rsidRPr="00997FBE">
        <w:rPr>
          <w:lang w:eastAsia="en-US"/>
        </w:rPr>
        <w:t xml:space="preserve"> на один из узлов кластера (любой) согласно официальной инструкции</w:t>
      </w:r>
      <w:r w:rsidR="00A4418E" w:rsidRPr="00997FBE">
        <w:rPr>
          <w:lang w:eastAsia="en-US"/>
        </w:rPr>
        <w:t xml:space="preserve"> </w:t>
      </w:r>
      <w:r w:rsidR="00A4418E" w:rsidRPr="00997FBE">
        <w:rPr>
          <w:lang w:val="en-US" w:eastAsia="en-US"/>
        </w:rPr>
        <w:t>MIT</w:t>
      </w:r>
      <w:r w:rsidR="00A4418E" w:rsidRPr="00997FBE">
        <w:rPr>
          <w:lang w:eastAsia="en-US"/>
        </w:rPr>
        <w:t>/</w:t>
      </w:r>
      <w:r w:rsidR="00A4418E" w:rsidRPr="00997FBE">
        <w:rPr>
          <w:lang w:val="en-US" w:eastAsia="en-US"/>
        </w:rPr>
        <w:t>Cloudera</w:t>
      </w:r>
      <w:r w:rsidRPr="00997FBE">
        <w:rPr>
          <w:lang w:eastAsia="en-US"/>
        </w:rPr>
        <w:t>;</w:t>
      </w:r>
    </w:p>
    <w:p w14:paraId="4F87C870" w14:textId="77777777" w:rsidR="005C20AC" w:rsidRPr="00997FBE" w:rsidRDefault="005C20AC" w:rsidP="00477B2D">
      <w:pPr>
        <w:pStyle w:val="ad"/>
        <w:numPr>
          <w:ilvl w:val="0"/>
          <w:numId w:val="11"/>
        </w:numPr>
        <w:ind w:left="851"/>
        <w:rPr>
          <w:lang w:eastAsia="en-US"/>
        </w:rPr>
      </w:pPr>
      <w:r w:rsidRPr="00997FBE">
        <w:rPr>
          <w:lang w:eastAsia="en-US"/>
        </w:rPr>
        <w:t xml:space="preserve">Установить клиентские библиотеки </w:t>
      </w:r>
      <w:r w:rsidRPr="00997FBE">
        <w:rPr>
          <w:lang w:val="en-US" w:eastAsia="en-US"/>
        </w:rPr>
        <w:t>Kerberos</w:t>
      </w:r>
      <w:r w:rsidRPr="00997FBE">
        <w:rPr>
          <w:lang w:eastAsia="en-US"/>
        </w:rPr>
        <w:t xml:space="preserve"> на каждый узел кластера</w:t>
      </w:r>
      <w:r w:rsidR="00A22334" w:rsidRPr="00997FBE">
        <w:rPr>
          <w:lang w:eastAsia="en-US"/>
        </w:rPr>
        <w:t xml:space="preserve">, настроить </w:t>
      </w:r>
      <w:proofErr w:type="spellStart"/>
      <w:r w:rsidR="00A22334" w:rsidRPr="00997FBE">
        <w:rPr>
          <w:lang w:val="en-US" w:eastAsia="en-US"/>
        </w:rPr>
        <w:t>krb</w:t>
      </w:r>
      <w:proofErr w:type="spellEnd"/>
      <w:r w:rsidR="00A22334" w:rsidRPr="00997FBE">
        <w:rPr>
          <w:lang w:eastAsia="en-US"/>
        </w:rPr>
        <w:t>5.</w:t>
      </w:r>
      <w:proofErr w:type="spellStart"/>
      <w:r w:rsidR="00A22334" w:rsidRPr="00997FBE">
        <w:rPr>
          <w:lang w:val="en-US" w:eastAsia="en-US"/>
        </w:rPr>
        <w:t>conf</w:t>
      </w:r>
      <w:proofErr w:type="spellEnd"/>
      <w:r w:rsidRPr="00997FBE">
        <w:rPr>
          <w:lang w:eastAsia="en-US"/>
        </w:rPr>
        <w:t xml:space="preserve"> согласно официальной инструкции</w:t>
      </w:r>
      <w:r w:rsidR="00A4418E" w:rsidRPr="00997FBE">
        <w:rPr>
          <w:lang w:eastAsia="en-US"/>
        </w:rPr>
        <w:t xml:space="preserve"> </w:t>
      </w:r>
      <w:r w:rsidR="00A4418E" w:rsidRPr="00997FBE">
        <w:rPr>
          <w:lang w:val="en-US" w:eastAsia="en-US"/>
        </w:rPr>
        <w:t>MIT</w:t>
      </w:r>
      <w:r w:rsidR="00A4418E" w:rsidRPr="00997FBE">
        <w:rPr>
          <w:lang w:eastAsia="en-US"/>
        </w:rPr>
        <w:t>/</w:t>
      </w:r>
      <w:r w:rsidR="00A4418E" w:rsidRPr="00997FBE">
        <w:rPr>
          <w:lang w:val="en-US" w:eastAsia="en-US"/>
        </w:rPr>
        <w:t>Cloudera</w:t>
      </w:r>
      <w:r w:rsidRPr="00997FBE">
        <w:rPr>
          <w:lang w:eastAsia="en-US"/>
        </w:rPr>
        <w:t>;</w:t>
      </w:r>
    </w:p>
    <w:p w14:paraId="27215C5C" w14:textId="77777777" w:rsidR="005C20AC" w:rsidRPr="00997FBE" w:rsidRDefault="00A22334" w:rsidP="00477B2D">
      <w:pPr>
        <w:pStyle w:val="ad"/>
        <w:numPr>
          <w:ilvl w:val="0"/>
          <w:numId w:val="11"/>
        </w:numPr>
        <w:ind w:left="851"/>
        <w:rPr>
          <w:lang w:eastAsia="en-US"/>
        </w:rPr>
      </w:pPr>
      <w:r w:rsidRPr="00997FBE">
        <w:rPr>
          <w:lang w:eastAsia="en-US"/>
        </w:rPr>
        <w:t xml:space="preserve">Настроить </w:t>
      </w:r>
      <w:proofErr w:type="spellStart"/>
      <w:r w:rsidRPr="00997FBE">
        <w:rPr>
          <w:lang w:eastAsia="en-US"/>
        </w:rPr>
        <w:t>Kerberos</w:t>
      </w:r>
      <w:proofErr w:type="spellEnd"/>
      <w:r w:rsidRPr="00997FBE">
        <w:rPr>
          <w:lang w:eastAsia="en-US"/>
        </w:rPr>
        <w:t xml:space="preserve"> на кластере DBA средствами </w:t>
      </w:r>
      <w:proofErr w:type="spellStart"/>
      <w:r w:rsidRPr="00997FBE">
        <w:rPr>
          <w:lang w:eastAsia="en-US"/>
        </w:rPr>
        <w:t>Cloudera</w:t>
      </w:r>
      <w:proofErr w:type="spellEnd"/>
      <w:r w:rsidRPr="00997FBE">
        <w:rPr>
          <w:lang w:eastAsia="en-US"/>
        </w:rPr>
        <w:t xml:space="preserve"> </w:t>
      </w:r>
      <w:proofErr w:type="spellStart"/>
      <w:r w:rsidRPr="00997FBE">
        <w:rPr>
          <w:lang w:eastAsia="en-US"/>
        </w:rPr>
        <w:t>Manager</w:t>
      </w:r>
      <w:proofErr w:type="spellEnd"/>
      <w:r w:rsidR="00A4418E" w:rsidRPr="00997FBE">
        <w:rPr>
          <w:lang w:eastAsia="en-US"/>
        </w:rPr>
        <w:t xml:space="preserve"> согласно официальной инструкции </w:t>
      </w:r>
      <w:proofErr w:type="spellStart"/>
      <w:r w:rsidR="00A4418E" w:rsidRPr="00997FBE">
        <w:rPr>
          <w:lang w:eastAsia="en-US"/>
        </w:rPr>
        <w:t>Oracle</w:t>
      </w:r>
      <w:proofErr w:type="spellEnd"/>
      <w:r w:rsidR="00A4418E" w:rsidRPr="00997FBE">
        <w:rPr>
          <w:lang w:eastAsia="en-US"/>
        </w:rPr>
        <w:t>/</w:t>
      </w:r>
      <w:proofErr w:type="spellStart"/>
      <w:r w:rsidR="00A4418E" w:rsidRPr="00997FBE">
        <w:rPr>
          <w:lang w:eastAsia="en-US"/>
        </w:rPr>
        <w:t>Cloudera</w:t>
      </w:r>
      <w:proofErr w:type="spellEnd"/>
      <w:r w:rsidRPr="00997FBE">
        <w:rPr>
          <w:lang w:eastAsia="en-US"/>
        </w:rPr>
        <w:t>;</w:t>
      </w:r>
    </w:p>
    <w:p w14:paraId="45E10FEF" w14:textId="77777777" w:rsidR="00A22334" w:rsidRPr="00997FBE" w:rsidRDefault="008452CD" w:rsidP="00477B2D">
      <w:pPr>
        <w:pStyle w:val="ad"/>
        <w:numPr>
          <w:ilvl w:val="0"/>
          <w:numId w:val="11"/>
        </w:numPr>
        <w:ind w:left="851"/>
        <w:rPr>
          <w:lang w:eastAsia="en-US"/>
        </w:rPr>
      </w:pPr>
      <w:r w:rsidRPr="00997FBE">
        <w:rPr>
          <w:lang w:eastAsia="en-US"/>
        </w:rPr>
        <w:t>Подготовить</w:t>
      </w:r>
      <w:r w:rsidR="002C4B60" w:rsidRPr="00997FBE">
        <w:rPr>
          <w:lang w:eastAsia="en-US"/>
        </w:rPr>
        <w:t xml:space="preserve"> </w:t>
      </w:r>
      <w:r w:rsidRPr="00997FBE">
        <w:rPr>
          <w:lang w:val="en-US" w:eastAsia="en-US"/>
        </w:rPr>
        <w:t>Kerberos</w:t>
      </w:r>
      <w:r w:rsidRPr="00997FBE">
        <w:rPr>
          <w:lang w:eastAsia="en-US"/>
        </w:rPr>
        <w:t xml:space="preserve"> </w:t>
      </w:r>
      <w:proofErr w:type="spellStart"/>
      <w:r w:rsidR="002C4B60" w:rsidRPr="00997FBE">
        <w:rPr>
          <w:lang w:val="en-US" w:eastAsia="en-US"/>
        </w:rPr>
        <w:t>keytab</w:t>
      </w:r>
      <w:proofErr w:type="spellEnd"/>
      <w:r w:rsidR="002C4B60" w:rsidRPr="00997FBE">
        <w:rPr>
          <w:lang w:eastAsia="en-US"/>
        </w:rPr>
        <w:t xml:space="preserve">-файл </w:t>
      </w:r>
      <w:r w:rsidRPr="00997FBE">
        <w:rPr>
          <w:lang w:eastAsia="en-US"/>
        </w:rPr>
        <w:t xml:space="preserve">(необходим для работы </w:t>
      </w:r>
      <w:r w:rsidRPr="00997FBE">
        <w:rPr>
          <w:lang w:val="en-US" w:eastAsia="en-US"/>
        </w:rPr>
        <w:t>Hive</w:t>
      </w:r>
      <w:r w:rsidRPr="00997FBE">
        <w:rPr>
          <w:lang w:eastAsia="en-US"/>
        </w:rPr>
        <w:t xml:space="preserve"> </w:t>
      </w:r>
      <w:r w:rsidRPr="00997FBE">
        <w:rPr>
          <w:lang w:val="en-US" w:eastAsia="en-US"/>
        </w:rPr>
        <w:t>JDBC</w:t>
      </w:r>
      <w:r w:rsidRPr="00997FBE">
        <w:rPr>
          <w:lang w:eastAsia="en-US"/>
        </w:rPr>
        <w:t>):</w:t>
      </w:r>
    </w:p>
    <w:p w14:paraId="662D2DD9" w14:textId="77777777" w:rsidR="008452CD" w:rsidRPr="00997FBE" w:rsidRDefault="008452CD" w:rsidP="00477B2D">
      <w:pPr>
        <w:pStyle w:val="ad"/>
        <w:numPr>
          <w:ilvl w:val="1"/>
          <w:numId w:val="11"/>
        </w:numPr>
        <w:ind w:left="1276"/>
        <w:rPr>
          <w:lang w:eastAsia="en-US"/>
        </w:rPr>
      </w:pPr>
      <w:r w:rsidRPr="00997FBE">
        <w:rPr>
          <w:lang w:eastAsia="en-US"/>
        </w:rPr>
        <w:t xml:space="preserve">Создать </w:t>
      </w:r>
      <w:proofErr w:type="spellStart"/>
      <w:r w:rsidRPr="00997FBE">
        <w:rPr>
          <w:lang w:val="en-US" w:eastAsia="en-US"/>
        </w:rPr>
        <w:t>keytab</w:t>
      </w:r>
      <w:proofErr w:type="spellEnd"/>
      <w:r w:rsidRPr="00997FBE">
        <w:rPr>
          <w:lang w:eastAsia="en-US"/>
        </w:rPr>
        <w:t xml:space="preserve">-файл: </w:t>
      </w:r>
    </w:p>
    <w:p w14:paraId="6E44B87E" w14:textId="77777777" w:rsidR="008452CD" w:rsidRPr="00997FBE" w:rsidRDefault="008452CD" w:rsidP="00477B2D">
      <w:pPr>
        <w:pStyle w:val="ad"/>
        <w:numPr>
          <w:ilvl w:val="2"/>
          <w:numId w:val="11"/>
        </w:numPr>
        <w:ind w:left="1701"/>
        <w:rPr>
          <w:lang w:eastAsia="en-US"/>
        </w:rPr>
      </w:pPr>
      <w:r w:rsidRPr="00997FBE">
        <w:rPr>
          <w:lang w:eastAsia="en-US"/>
        </w:rPr>
        <w:t xml:space="preserve">На узле с </w:t>
      </w:r>
      <w:r w:rsidRPr="00997FBE">
        <w:rPr>
          <w:lang w:val="en-US" w:eastAsia="en-US"/>
        </w:rPr>
        <w:t>Kerberos</w:t>
      </w:r>
      <w:r w:rsidRPr="00997FBE">
        <w:rPr>
          <w:lang w:eastAsia="en-US"/>
        </w:rPr>
        <w:t xml:space="preserve"> </w:t>
      </w:r>
      <w:r w:rsidRPr="00997FBE">
        <w:rPr>
          <w:lang w:val="en-US" w:eastAsia="en-US"/>
        </w:rPr>
        <w:t>KDC</w:t>
      </w:r>
      <w:r w:rsidRPr="00997FBE">
        <w:rPr>
          <w:lang w:eastAsia="en-US"/>
        </w:rPr>
        <w:t xml:space="preserve"> выполнить:</w:t>
      </w:r>
    </w:p>
    <w:p w14:paraId="5D66B1BB" w14:textId="77777777" w:rsidR="008452CD" w:rsidRPr="00997FBE" w:rsidRDefault="008452CD" w:rsidP="00477B2D">
      <w:pPr>
        <w:pStyle w:val="ad"/>
        <w:numPr>
          <w:ilvl w:val="2"/>
          <w:numId w:val="11"/>
        </w:numPr>
        <w:ind w:left="1701"/>
        <w:rPr>
          <w:lang w:eastAsia="en-US"/>
        </w:rPr>
      </w:pPr>
      <w:r w:rsidRPr="00997FBE">
        <w:rPr>
          <w:lang w:val="en-US" w:eastAsia="en-US"/>
        </w:rPr>
        <w:t>&gt;</w:t>
      </w:r>
      <w:proofErr w:type="spellStart"/>
      <w:r w:rsidRPr="00997FBE">
        <w:rPr>
          <w:rFonts w:ascii="Courier New" w:hAnsi="Courier New" w:cs="Courier New"/>
          <w:lang w:val="en-US" w:eastAsia="en-US"/>
        </w:rPr>
        <w:t>kadmin</w:t>
      </w:r>
      <w:proofErr w:type="spellEnd"/>
      <w:r w:rsidRPr="00997FBE">
        <w:rPr>
          <w:rFonts w:ascii="Courier New" w:hAnsi="Courier New" w:cs="Courier New"/>
          <w:lang w:eastAsia="en-US"/>
        </w:rPr>
        <w:t>.</w:t>
      </w:r>
      <w:r w:rsidRPr="00997FBE">
        <w:rPr>
          <w:rFonts w:ascii="Courier New" w:hAnsi="Courier New" w:cs="Courier New"/>
          <w:lang w:val="en-US" w:eastAsia="en-US"/>
        </w:rPr>
        <w:t>local</w:t>
      </w:r>
      <w:r w:rsidRPr="00997FBE">
        <w:rPr>
          <w:rFonts w:ascii="Courier New" w:hAnsi="Courier New" w:cs="Courier New"/>
          <w:lang w:eastAsia="en-US"/>
        </w:rPr>
        <w:t>;</w:t>
      </w:r>
    </w:p>
    <w:p w14:paraId="47BD4BCB" w14:textId="291FE5CF" w:rsidR="008452CD" w:rsidRPr="00997FBE" w:rsidRDefault="008452CD" w:rsidP="00477B2D">
      <w:pPr>
        <w:pStyle w:val="ad"/>
        <w:numPr>
          <w:ilvl w:val="2"/>
          <w:numId w:val="11"/>
        </w:numPr>
        <w:ind w:left="1701"/>
        <w:rPr>
          <w:lang w:val="en-US" w:eastAsia="en-US"/>
        </w:rPr>
      </w:pPr>
      <w:proofErr w:type="spellStart"/>
      <w:r w:rsidRPr="00997FBE">
        <w:rPr>
          <w:lang w:val="en-US" w:eastAsia="en-US"/>
        </w:rPr>
        <w:t>Создать</w:t>
      </w:r>
      <w:proofErr w:type="spellEnd"/>
      <w:r w:rsidRPr="00997FBE">
        <w:rPr>
          <w:lang w:val="en-US" w:eastAsia="en-US"/>
        </w:rPr>
        <w:t xml:space="preserve"> </w:t>
      </w:r>
      <w:proofErr w:type="spellStart"/>
      <w:r w:rsidRPr="00997FBE">
        <w:rPr>
          <w:lang w:val="en-US" w:eastAsia="en-US"/>
        </w:rPr>
        <w:t>keytab</w:t>
      </w:r>
      <w:proofErr w:type="spellEnd"/>
      <w:r w:rsidR="00BA667F">
        <w:rPr>
          <w:lang w:eastAsia="en-US"/>
        </w:rPr>
        <w:t xml:space="preserve"> (</w:t>
      </w:r>
      <w:r w:rsidR="00BA667F">
        <w:rPr>
          <w:rFonts w:ascii="Arial" w:hAnsi="Arial" w:cs="Arial"/>
          <w:sz w:val="20"/>
          <w:szCs w:val="20"/>
        </w:rPr>
        <w:t xml:space="preserve">Роль - </w:t>
      </w:r>
      <w:proofErr w:type="spellStart"/>
      <w:r w:rsidR="00BA667F">
        <w:rPr>
          <w:rFonts w:ascii="Arial" w:hAnsi="Arial" w:cs="Arial"/>
          <w:sz w:val="20"/>
          <w:szCs w:val="20"/>
        </w:rPr>
        <w:t>developer</w:t>
      </w:r>
      <w:proofErr w:type="spellEnd"/>
      <w:r w:rsidR="00BA667F">
        <w:rPr>
          <w:lang w:eastAsia="en-US"/>
        </w:rPr>
        <w:t>)</w:t>
      </w:r>
      <w:r w:rsidRPr="00997FBE">
        <w:rPr>
          <w:lang w:val="en-US" w:eastAsia="en-US"/>
        </w:rPr>
        <w:t>:</w:t>
      </w:r>
    </w:p>
    <w:p w14:paraId="44118410" w14:textId="5C6394EE" w:rsidR="008452CD" w:rsidRPr="00997FBE" w:rsidRDefault="008452CD" w:rsidP="00477B2D">
      <w:pPr>
        <w:pStyle w:val="ad"/>
        <w:numPr>
          <w:ilvl w:val="2"/>
          <w:numId w:val="11"/>
        </w:numPr>
        <w:ind w:left="1701"/>
        <w:rPr>
          <w:lang w:val="en-US" w:eastAsia="en-US"/>
        </w:rPr>
      </w:pPr>
      <w:r w:rsidRPr="00997FBE">
        <w:rPr>
          <w:rFonts w:ascii="Courier New" w:hAnsi="Courier New" w:cs="Courier New"/>
          <w:lang w:val="en-US" w:eastAsia="en-US"/>
        </w:rPr>
        <w:t>&gt;</w:t>
      </w:r>
      <w:proofErr w:type="spellStart"/>
      <w:r w:rsidRPr="00997FBE">
        <w:rPr>
          <w:rFonts w:ascii="Courier New" w:hAnsi="Courier New" w:cs="Courier New"/>
          <w:lang w:val="en-US" w:eastAsia="en-US"/>
        </w:rPr>
        <w:t>kadmin</w:t>
      </w:r>
      <w:proofErr w:type="spellEnd"/>
      <w:r w:rsidRPr="00997FBE">
        <w:rPr>
          <w:rFonts w:ascii="Courier New" w:hAnsi="Courier New" w:cs="Courier New"/>
          <w:lang w:val="en-US" w:eastAsia="en-US"/>
        </w:rPr>
        <w:t xml:space="preserve">: </w:t>
      </w:r>
      <w:proofErr w:type="spellStart"/>
      <w:r w:rsidRPr="00997FBE">
        <w:rPr>
          <w:rFonts w:ascii="Courier New" w:hAnsi="Courier New" w:cs="Courier New"/>
          <w:lang w:val="en-US" w:eastAsia="en-US"/>
        </w:rPr>
        <w:t>xst</w:t>
      </w:r>
      <w:proofErr w:type="spellEnd"/>
      <w:r w:rsidRPr="00997FBE">
        <w:rPr>
          <w:rFonts w:ascii="Courier New" w:hAnsi="Courier New" w:cs="Courier New"/>
          <w:lang w:val="en-US" w:eastAsia="en-US"/>
        </w:rPr>
        <w:t xml:space="preserve"> -</w:t>
      </w:r>
      <w:proofErr w:type="spellStart"/>
      <w:r w:rsidRPr="00997FBE">
        <w:rPr>
          <w:rFonts w:ascii="Courier New" w:hAnsi="Courier New" w:cs="Courier New"/>
          <w:lang w:val="en-US" w:eastAsia="en-US"/>
        </w:rPr>
        <w:t>norandkey</w:t>
      </w:r>
      <w:proofErr w:type="spellEnd"/>
      <w:r w:rsidRPr="00997FBE">
        <w:rPr>
          <w:rFonts w:ascii="Courier New" w:hAnsi="Courier New" w:cs="Courier New"/>
          <w:lang w:val="en-US" w:eastAsia="en-US"/>
        </w:rPr>
        <w:t xml:space="preserve"> -k </w:t>
      </w:r>
      <w:r w:rsidR="008C62F3" w:rsidRPr="00997FBE">
        <w:rPr>
          <w:lang w:val="en-US"/>
        </w:rPr>
        <w:t>&lt;</w:t>
      </w:r>
      <w:r w:rsidR="00FB7969" w:rsidRPr="00FB7969">
        <w:rPr>
          <w:lang w:val="en-US"/>
        </w:rPr>
        <w:t xml:space="preserve"> </w:t>
      </w:r>
      <w:proofErr w:type="spellStart"/>
      <w:r w:rsidR="00041634" w:rsidRPr="00041634">
        <w:rPr>
          <w:rFonts w:ascii="Arial" w:hAnsi="Arial" w:cs="Arial"/>
          <w:b/>
          <w:bCs/>
          <w:sz w:val="20"/>
          <w:szCs w:val="20"/>
          <w:lang w:val="en-US"/>
        </w:rPr>
        <w:t>tech_oozie</w:t>
      </w:r>
      <w:proofErr w:type="spellEnd"/>
      <w:r w:rsidR="00FB7969" w:rsidRPr="00997FBE" w:rsidDel="00FB7969">
        <w:rPr>
          <w:lang w:val="en-US"/>
        </w:rPr>
        <w:t xml:space="preserve"> </w:t>
      </w:r>
      <w:r w:rsidR="008C62F3" w:rsidRPr="00997FBE">
        <w:rPr>
          <w:lang w:val="en-US"/>
        </w:rPr>
        <w:t>&gt;</w:t>
      </w:r>
      <w:r w:rsidRPr="00997FBE">
        <w:rPr>
          <w:rFonts w:ascii="Courier New" w:hAnsi="Courier New" w:cs="Courier New"/>
          <w:lang w:val="en-US" w:eastAsia="en-US"/>
        </w:rPr>
        <w:t>.</w:t>
      </w:r>
      <w:proofErr w:type="spellStart"/>
      <w:r w:rsidRPr="00997FBE">
        <w:rPr>
          <w:rFonts w:ascii="Courier New" w:hAnsi="Courier New" w:cs="Courier New"/>
          <w:lang w:val="en-US" w:eastAsia="en-US"/>
        </w:rPr>
        <w:t>keytab</w:t>
      </w:r>
      <w:proofErr w:type="spellEnd"/>
      <w:r w:rsidRPr="00997FBE">
        <w:rPr>
          <w:rFonts w:ascii="Courier New" w:hAnsi="Courier New" w:cs="Courier New"/>
          <w:lang w:val="en-US" w:eastAsia="en-US"/>
        </w:rPr>
        <w:t xml:space="preserve"> </w:t>
      </w:r>
      <w:r w:rsidR="008C62F3" w:rsidRPr="00997FBE">
        <w:rPr>
          <w:lang w:val="en-US"/>
        </w:rPr>
        <w:t>&lt;</w:t>
      </w:r>
      <w:r w:rsidR="00992DB8" w:rsidRPr="00FD4FB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041634" w:rsidRPr="00041634">
        <w:rPr>
          <w:rFonts w:ascii="Arial" w:hAnsi="Arial" w:cs="Arial"/>
          <w:b/>
          <w:bCs/>
          <w:sz w:val="20"/>
          <w:szCs w:val="20"/>
          <w:lang w:val="en-US"/>
        </w:rPr>
        <w:t>tech_oozie</w:t>
      </w:r>
      <w:proofErr w:type="spellEnd"/>
      <w:r w:rsidR="00992DB8" w:rsidRPr="00997FBE" w:rsidDel="00992DB8">
        <w:rPr>
          <w:lang w:val="en-US"/>
        </w:rPr>
        <w:t xml:space="preserve"> </w:t>
      </w:r>
      <w:r w:rsidR="008C62F3" w:rsidRPr="00997FBE">
        <w:rPr>
          <w:lang w:val="en-US"/>
        </w:rPr>
        <w:t>&gt;</w:t>
      </w:r>
      <w:r w:rsidRPr="00997FBE">
        <w:rPr>
          <w:rFonts w:ascii="Courier New" w:hAnsi="Courier New" w:cs="Courier New"/>
          <w:lang w:val="en-US" w:eastAsia="en-US"/>
        </w:rPr>
        <w:t>/_</w:t>
      </w:r>
      <w:proofErr w:type="spellStart"/>
      <w:r w:rsidRPr="00997FBE">
        <w:rPr>
          <w:rFonts w:ascii="Courier New" w:hAnsi="Courier New" w:cs="Courier New"/>
          <w:lang w:val="en-US" w:eastAsia="en-US"/>
        </w:rPr>
        <w:t>HOST@realm</w:t>
      </w:r>
      <w:proofErr w:type="spellEnd"/>
    </w:p>
    <w:p w14:paraId="6F042111" w14:textId="67B54FF0" w:rsidR="008452CD" w:rsidRPr="000722E2" w:rsidRDefault="008452CD" w:rsidP="00477B2D">
      <w:pPr>
        <w:pStyle w:val="ad"/>
        <w:numPr>
          <w:ilvl w:val="2"/>
          <w:numId w:val="11"/>
        </w:numPr>
        <w:ind w:left="1701"/>
        <w:rPr>
          <w:lang w:val="en-US" w:eastAsia="en-US"/>
        </w:rPr>
      </w:pPr>
      <w:r w:rsidRPr="000722E2">
        <w:rPr>
          <w:lang w:val="en-US" w:eastAsia="en-US"/>
        </w:rPr>
        <w:t>(</w:t>
      </w:r>
      <w:proofErr w:type="gramStart"/>
      <w:r w:rsidRPr="00997FBE">
        <w:rPr>
          <w:lang w:eastAsia="en-US"/>
        </w:rPr>
        <w:t>где</w:t>
      </w:r>
      <w:proofErr w:type="gramEnd"/>
      <w:r w:rsidRPr="000722E2">
        <w:rPr>
          <w:lang w:val="en-US" w:eastAsia="en-US"/>
        </w:rPr>
        <w:t xml:space="preserve"> </w:t>
      </w:r>
      <w:r w:rsidR="008C62F3" w:rsidRPr="000722E2">
        <w:rPr>
          <w:lang w:val="en-US"/>
        </w:rPr>
        <w:t>&lt;</w:t>
      </w:r>
      <w:r w:rsidR="00FB7969" w:rsidRPr="000722E2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041634" w:rsidRPr="00041634">
        <w:rPr>
          <w:rFonts w:ascii="Arial" w:hAnsi="Arial" w:cs="Arial"/>
          <w:b/>
          <w:bCs/>
          <w:sz w:val="20"/>
          <w:szCs w:val="20"/>
          <w:lang w:val="en-US"/>
        </w:rPr>
        <w:t>tech_oozie</w:t>
      </w:r>
      <w:proofErr w:type="spellEnd"/>
      <w:r w:rsidR="00FB7969" w:rsidRPr="00997FBE" w:rsidDel="00FB7969">
        <w:rPr>
          <w:lang w:val="en-US"/>
        </w:rPr>
        <w:t xml:space="preserve"> </w:t>
      </w:r>
      <w:r w:rsidR="008C62F3" w:rsidRPr="000722E2">
        <w:rPr>
          <w:lang w:val="en-US"/>
        </w:rPr>
        <w:t>&gt;</w:t>
      </w:r>
      <w:r w:rsidRPr="000722E2">
        <w:rPr>
          <w:lang w:val="en-US" w:eastAsia="en-US"/>
        </w:rPr>
        <w:t xml:space="preserve">– </w:t>
      </w:r>
      <w:r w:rsidRPr="00997FBE">
        <w:rPr>
          <w:lang w:eastAsia="en-US"/>
        </w:rPr>
        <w:t>имя</w:t>
      </w:r>
      <w:r w:rsidRPr="000722E2">
        <w:rPr>
          <w:lang w:val="en-US" w:eastAsia="en-US"/>
        </w:rPr>
        <w:t xml:space="preserve"> </w:t>
      </w:r>
      <w:r w:rsidRPr="00997FBE">
        <w:rPr>
          <w:lang w:eastAsia="en-US"/>
        </w:rPr>
        <w:t>пользователя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с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пользователя</w:t>
      </w:r>
      <w:r w:rsidR="008C62F3" w:rsidRPr="000722E2">
        <w:rPr>
          <w:lang w:val="en-US" w:eastAsia="en-US"/>
        </w:rPr>
        <w:t xml:space="preserve"> </w:t>
      </w:r>
      <w:r w:rsidRPr="00997FBE">
        <w:rPr>
          <w:lang w:val="en-US" w:eastAsia="en-US"/>
        </w:rPr>
        <w:t>Kerberos</w:t>
      </w:r>
      <w:r w:rsidRPr="000722E2">
        <w:rPr>
          <w:lang w:val="en-US" w:eastAsia="en-US"/>
        </w:rPr>
        <w:t>/</w:t>
      </w:r>
      <w:r w:rsidRPr="00997FBE">
        <w:rPr>
          <w:lang w:val="en-US" w:eastAsia="en-US"/>
        </w:rPr>
        <w:t>Linux</w:t>
      </w:r>
      <w:r w:rsidRPr="000722E2">
        <w:rPr>
          <w:lang w:val="en-US" w:eastAsia="en-US"/>
        </w:rPr>
        <w:t xml:space="preserve">, </w:t>
      </w:r>
      <w:r w:rsidR="008C62F3" w:rsidRPr="000722E2">
        <w:rPr>
          <w:lang w:val="en-US" w:eastAsia="en-US"/>
        </w:rPr>
        <w:t>_</w:t>
      </w:r>
      <w:r w:rsidR="008C62F3" w:rsidRPr="00997FBE">
        <w:rPr>
          <w:lang w:val="en-US" w:eastAsia="en-US"/>
        </w:rPr>
        <w:t>HOST</w:t>
      </w:r>
      <w:r w:rsidR="008C62F3" w:rsidRPr="000722E2">
        <w:rPr>
          <w:lang w:val="en-US" w:eastAsia="en-US"/>
        </w:rPr>
        <w:t xml:space="preserve"> – </w:t>
      </w:r>
      <w:r w:rsidR="008C62F3" w:rsidRPr="00997FBE">
        <w:rPr>
          <w:lang w:eastAsia="en-US"/>
        </w:rPr>
        <w:t>полное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имя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хоста</w:t>
      </w:r>
      <w:r w:rsidR="008C62F3" w:rsidRPr="000722E2">
        <w:rPr>
          <w:lang w:val="en-US" w:eastAsia="en-US"/>
        </w:rPr>
        <w:t xml:space="preserve">, </w:t>
      </w:r>
      <w:r w:rsidR="008C62F3" w:rsidRPr="00997FBE">
        <w:rPr>
          <w:lang w:eastAsia="en-US"/>
        </w:rPr>
        <w:t>на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котором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работает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eastAsia="en-US"/>
        </w:rPr>
        <w:t>сервис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val="en-US" w:eastAsia="en-US"/>
        </w:rPr>
        <w:t>Oozie</w:t>
      </w:r>
      <w:r w:rsidR="008C62F3" w:rsidRPr="000722E2">
        <w:rPr>
          <w:lang w:val="en-US" w:eastAsia="en-US"/>
        </w:rPr>
        <w:t xml:space="preserve">, </w:t>
      </w:r>
      <w:r w:rsidR="008C62F3" w:rsidRPr="00997FBE">
        <w:rPr>
          <w:lang w:val="en-US" w:eastAsia="en-US"/>
        </w:rPr>
        <w:t>realm</w:t>
      </w:r>
      <w:r w:rsidR="008C62F3" w:rsidRPr="000722E2">
        <w:rPr>
          <w:lang w:val="en-US" w:eastAsia="en-US"/>
        </w:rPr>
        <w:t xml:space="preserve"> – </w:t>
      </w:r>
      <w:r w:rsidR="008C62F3" w:rsidRPr="00997FBE">
        <w:rPr>
          <w:lang w:val="en-US" w:eastAsia="en-US"/>
        </w:rPr>
        <w:t>Kerberos</w:t>
      </w:r>
      <w:r w:rsidR="008C62F3" w:rsidRPr="000722E2">
        <w:rPr>
          <w:lang w:val="en-US" w:eastAsia="en-US"/>
        </w:rPr>
        <w:t xml:space="preserve"> </w:t>
      </w:r>
      <w:r w:rsidR="008C62F3" w:rsidRPr="00997FBE">
        <w:rPr>
          <w:lang w:val="en-US" w:eastAsia="en-US"/>
        </w:rPr>
        <w:t>realm</w:t>
      </w:r>
      <w:r w:rsidRPr="000722E2">
        <w:rPr>
          <w:lang w:val="en-US" w:eastAsia="en-US"/>
        </w:rPr>
        <w:t>)</w:t>
      </w:r>
      <w:r w:rsidR="008C62F3" w:rsidRPr="000722E2">
        <w:rPr>
          <w:lang w:val="en-US" w:eastAsia="en-US"/>
        </w:rPr>
        <w:t>.</w:t>
      </w:r>
    </w:p>
    <w:p w14:paraId="0C757F6B" w14:textId="31C8AA8A" w:rsidR="008C62F3" w:rsidRPr="00041634" w:rsidRDefault="008C62F3" w:rsidP="00477B2D">
      <w:pPr>
        <w:pStyle w:val="ad"/>
        <w:numPr>
          <w:ilvl w:val="1"/>
          <w:numId w:val="11"/>
        </w:numPr>
        <w:ind w:left="1276"/>
        <w:rPr>
          <w:lang w:val="en-US" w:eastAsia="en-US"/>
        </w:rPr>
      </w:pPr>
      <w:r w:rsidRPr="00997FBE">
        <w:rPr>
          <w:lang w:eastAsia="en-US"/>
        </w:rPr>
        <w:t>Поместить</w:t>
      </w:r>
      <w:r w:rsidRPr="00041634">
        <w:rPr>
          <w:lang w:val="en-US" w:eastAsia="en-US"/>
        </w:rPr>
        <w:t xml:space="preserve"> </w:t>
      </w:r>
      <w:r w:rsidRPr="00997FBE">
        <w:rPr>
          <w:lang w:eastAsia="en-US"/>
        </w:rPr>
        <w:t>сформированный</w:t>
      </w:r>
      <w:r w:rsidRPr="00041634">
        <w:rPr>
          <w:lang w:val="en-US" w:eastAsia="en-US"/>
        </w:rPr>
        <w:t xml:space="preserve"> </w:t>
      </w:r>
      <w:r w:rsidRPr="00997FBE">
        <w:rPr>
          <w:lang w:eastAsia="en-US"/>
        </w:rPr>
        <w:t>файл</w:t>
      </w:r>
      <w:r w:rsidRPr="00041634">
        <w:rPr>
          <w:lang w:val="en-US" w:eastAsia="en-US"/>
        </w:rPr>
        <w:t xml:space="preserve"> </w:t>
      </w:r>
      <w:proofErr w:type="gramStart"/>
      <w:r w:rsidRPr="00041634">
        <w:rPr>
          <w:lang w:val="en-US" w:eastAsia="en-US"/>
        </w:rPr>
        <w:t>&lt;</w:t>
      </w:r>
      <w:r w:rsidR="00FB7969" w:rsidRPr="00041634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041634" w:rsidRPr="00041634">
        <w:rPr>
          <w:rFonts w:ascii="Arial" w:hAnsi="Arial" w:cs="Arial"/>
          <w:b/>
          <w:bCs/>
          <w:sz w:val="20"/>
          <w:szCs w:val="20"/>
          <w:lang w:val="en-US"/>
        </w:rPr>
        <w:t>tech</w:t>
      </w:r>
      <w:proofErr w:type="gramEnd"/>
      <w:r w:rsidR="00041634" w:rsidRPr="00041634">
        <w:rPr>
          <w:rFonts w:ascii="Arial" w:hAnsi="Arial" w:cs="Arial"/>
          <w:b/>
          <w:bCs/>
          <w:sz w:val="20"/>
          <w:szCs w:val="20"/>
          <w:lang w:val="en-US"/>
        </w:rPr>
        <w:t>_oozie</w:t>
      </w:r>
      <w:proofErr w:type="spellEnd"/>
      <w:r w:rsidR="00FB7969" w:rsidRPr="00041634" w:rsidDel="00FB7969">
        <w:rPr>
          <w:lang w:val="en-US" w:eastAsia="en-US"/>
        </w:rPr>
        <w:t xml:space="preserve"> </w:t>
      </w:r>
      <w:r w:rsidRPr="00041634">
        <w:rPr>
          <w:lang w:val="en-US" w:eastAsia="en-US"/>
        </w:rPr>
        <w:t>&gt;.</w:t>
      </w:r>
      <w:proofErr w:type="spellStart"/>
      <w:r w:rsidRPr="00041634">
        <w:rPr>
          <w:lang w:val="en-US" w:eastAsia="en-US"/>
        </w:rPr>
        <w:t>keytab</w:t>
      </w:r>
      <w:proofErr w:type="spellEnd"/>
      <w:r w:rsidRPr="00041634">
        <w:rPr>
          <w:lang w:val="en-US" w:eastAsia="en-US"/>
        </w:rPr>
        <w:t xml:space="preserve"> </w:t>
      </w:r>
      <w:r w:rsidRPr="00997FBE">
        <w:rPr>
          <w:lang w:eastAsia="en-US"/>
        </w:rPr>
        <w:t>в</w:t>
      </w:r>
      <w:r w:rsidRPr="00041634">
        <w:rPr>
          <w:lang w:val="en-US" w:eastAsia="en-US"/>
        </w:rPr>
        <w:t xml:space="preserve"> </w:t>
      </w:r>
      <w:r w:rsidRPr="00997FBE">
        <w:rPr>
          <w:lang w:eastAsia="en-US"/>
        </w:rPr>
        <w:t>каталог</w:t>
      </w:r>
      <w:r w:rsidRPr="00041634">
        <w:rPr>
          <w:lang w:val="en-US" w:eastAsia="en-US"/>
        </w:rPr>
        <w:t xml:space="preserve"> </w:t>
      </w:r>
      <w:r w:rsidRPr="00997FBE">
        <w:rPr>
          <w:lang w:eastAsia="en-US"/>
        </w:rPr>
        <w:t>Системы</w:t>
      </w:r>
      <w:r w:rsidRPr="00041634">
        <w:rPr>
          <w:lang w:val="en-US" w:eastAsia="en-US"/>
        </w:rPr>
        <w:t xml:space="preserve"> </w:t>
      </w:r>
      <w:r w:rsidR="00EA2079" w:rsidRPr="00041634">
        <w:rPr>
          <w:i/>
          <w:lang w:val="en-US" w:eastAsia="en-US"/>
        </w:rPr>
        <w:t>&lt;</w:t>
      </w:r>
      <w:proofErr w:type="spellStart"/>
      <w:r w:rsidR="00EA2079" w:rsidRPr="00041634">
        <w:rPr>
          <w:i/>
          <w:lang w:val="en-US" w:eastAsia="en-US"/>
        </w:rPr>
        <w:t>hdfs_home</w:t>
      </w:r>
      <w:proofErr w:type="spellEnd"/>
      <w:r w:rsidR="00EA2079" w:rsidRPr="00041634">
        <w:rPr>
          <w:i/>
          <w:lang w:val="en-US" w:eastAsia="en-US"/>
        </w:rPr>
        <w:t>&gt;</w:t>
      </w:r>
      <w:r w:rsidRPr="00041634">
        <w:rPr>
          <w:lang w:val="en-US" w:eastAsia="en-US"/>
        </w:rPr>
        <w:t>/</w:t>
      </w:r>
      <w:proofErr w:type="spellStart"/>
      <w:r w:rsidRPr="00041634">
        <w:rPr>
          <w:lang w:val="en-US" w:eastAsia="en-US"/>
        </w:rPr>
        <w:t>config</w:t>
      </w:r>
      <w:proofErr w:type="spellEnd"/>
      <w:r w:rsidRPr="00041634">
        <w:rPr>
          <w:lang w:val="en-US" w:eastAsia="en-US"/>
        </w:rPr>
        <w:t>/</w:t>
      </w:r>
    </w:p>
    <w:p w14:paraId="12A5D143" w14:textId="77777777" w:rsidR="00DF1157" w:rsidRDefault="008C62F3" w:rsidP="00477B2D">
      <w:pPr>
        <w:pStyle w:val="ad"/>
        <w:numPr>
          <w:ilvl w:val="1"/>
          <w:numId w:val="11"/>
        </w:numPr>
        <w:ind w:left="1276"/>
        <w:rPr>
          <w:lang w:eastAsia="en-US"/>
        </w:rPr>
      </w:pPr>
      <w:r w:rsidRPr="00997FBE">
        <w:rPr>
          <w:i/>
          <w:lang w:eastAsia="en-US"/>
        </w:rPr>
        <w:t>Примечание</w:t>
      </w:r>
      <w:r w:rsidRPr="00997FBE">
        <w:rPr>
          <w:lang w:eastAsia="en-US"/>
        </w:rPr>
        <w:t>:</w:t>
      </w:r>
      <w:r w:rsidR="00F52009" w:rsidRPr="00997FBE">
        <w:rPr>
          <w:lang w:eastAsia="en-US"/>
        </w:rPr>
        <w:t xml:space="preserve"> Необходимо выполнять данный шаг каждый раз при изменении пароля </w:t>
      </w:r>
      <w:proofErr w:type="spellStart"/>
      <w:r w:rsidR="00F52009" w:rsidRPr="00997FBE">
        <w:rPr>
          <w:lang w:eastAsia="en-US"/>
        </w:rPr>
        <w:t>Kerberos</w:t>
      </w:r>
      <w:proofErr w:type="spellEnd"/>
      <w:r w:rsidR="00F52009" w:rsidRPr="00997FBE">
        <w:rPr>
          <w:lang w:eastAsia="en-US"/>
        </w:rPr>
        <w:t>.</w:t>
      </w:r>
    </w:p>
    <w:p w14:paraId="3D7CD682" w14:textId="488067D1" w:rsidR="00BA667F" w:rsidRPr="00997FBE" w:rsidRDefault="00BA667F" w:rsidP="00477B2D">
      <w:pPr>
        <w:pStyle w:val="ad"/>
        <w:numPr>
          <w:ilvl w:val="1"/>
          <w:numId w:val="11"/>
        </w:numPr>
        <w:ind w:left="1276"/>
        <w:rPr>
          <w:lang w:eastAsia="en-US"/>
        </w:rPr>
      </w:pPr>
      <w:r>
        <w:rPr>
          <w:rFonts w:ascii="Arial" w:hAnsi="Arial" w:cs="Arial"/>
          <w:sz w:val="20"/>
          <w:szCs w:val="20"/>
        </w:rPr>
        <w:t xml:space="preserve">Пользователю необходимы права на доступ к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hdfs</w:t>
      </w:r>
      <w:proofErr w:type="spellEnd"/>
      <w:r w:rsidRPr="00BA667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в зависимости от проекта </w:t>
      </w:r>
      <w:r w:rsidRPr="00BA667F">
        <w:rPr>
          <w:rFonts w:ascii="Arial" w:hAnsi="Arial" w:cs="Arial"/>
          <w:sz w:val="20"/>
          <w:szCs w:val="20"/>
        </w:rPr>
        <w:t>(</w:t>
      </w:r>
      <w:proofErr w:type="gramStart"/>
      <w:r>
        <w:rPr>
          <w:rFonts w:ascii="Arial" w:hAnsi="Arial" w:cs="Arial"/>
          <w:sz w:val="20"/>
          <w:szCs w:val="20"/>
        </w:rPr>
        <w:t>например</w:t>
      </w:r>
      <w:proofErr w:type="gramEnd"/>
      <w:r>
        <w:rPr>
          <w:rFonts w:ascii="Arial" w:hAnsi="Arial" w:cs="Arial"/>
          <w:sz w:val="20"/>
          <w:szCs w:val="20"/>
        </w:rPr>
        <w:t xml:space="preserve"> вхождение в группы </w:t>
      </w:r>
      <w:proofErr w:type="spellStart"/>
      <w:r>
        <w:rPr>
          <w:rFonts w:ascii="Arial" w:hAnsi="Arial" w:cs="Arial"/>
          <w:sz w:val="20"/>
          <w:szCs w:val="20"/>
        </w:rPr>
        <w:t>s_dwh_w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s_sourcedata_w</w:t>
      </w:r>
      <w:proofErr w:type="spellEnd"/>
      <w:r>
        <w:rPr>
          <w:rFonts w:ascii="Arial" w:hAnsi="Arial" w:cs="Arial"/>
          <w:sz w:val="20"/>
          <w:szCs w:val="20"/>
        </w:rPr>
        <w:t xml:space="preserve"> для доступа к </w:t>
      </w:r>
      <w:r>
        <w:rPr>
          <w:rFonts w:ascii="Arial" w:hAnsi="Arial" w:cs="Arial"/>
          <w:sz w:val="20"/>
          <w:szCs w:val="20"/>
          <w:lang w:val="en-US"/>
        </w:rPr>
        <w:t>s</w:t>
      </w:r>
      <w:r w:rsidRPr="00BA667F">
        <w:rPr>
          <w:rFonts w:ascii="Arial" w:hAnsi="Arial" w:cs="Arial"/>
          <w:sz w:val="20"/>
          <w:szCs w:val="20"/>
        </w:rPr>
        <w:t>_</w:t>
      </w:r>
      <w:proofErr w:type="spellStart"/>
      <w:r>
        <w:rPr>
          <w:rFonts w:ascii="Arial" w:hAnsi="Arial" w:cs="Arial"/>
          <w:sz w:val="20"/>
          <w:szCs w:val="20"/>
          <w:lang w:val="en-US"/>
        </w:rPr>
        <w:t>dwh</w:t>
      </w:r>
      <w:proofErr w:type="spellEnd"/>
      <w:r w:rsidRPr="00BA667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и </w:t>
      </w:r>
      <w:proofErr w:type="spellStart"/>
      <w:r>
        <w:rPr>
          <w:rFonts w:ascii="Arial" w:hAnsi="Arial" w:cs="Arial"/>
          <w:sz w:val="20"/>
          <w:szCs w:val="20"/>
        </w:rPr>
        <w:t>s_sourcedata</w:t>
      </w:r>
      <w:proofErr w:type="spellEnd"/>
      <w:r>
        <w:rPr>
          <w:rFonts w:ascii="Arial" w:hAnsi="Arial" w:cs="Arial"/>
          <w:sz w:val="20"/>
          <w:szCs w:val="20"/>
        </w:rPr>
        <w:t xml:space="preserve"> соответственно)</w:t>
      </w:r>
    </w:p>
    <w:p w14:paraId="4B81E833" w14:textId="77777777" w:rsidR="001A20D6" w:rsidRPr="00C73455" w:rsidRDefault="001A20D6" w:rsidP="00326D9B">
      <w:pPr>
        <w:pStyle w:val="30"/>
        <w:rPr>
          <w:lang w:val="en-US"/>
        </w:rPr>
      </w:pPr>
      <w:bookmarkStart w:id="343" w:name="_Настройка_подключений_к"/>
      <w:bookmarkStart w:id="344" w:name="_Настройка_конфигурационного_файла"/>
      <w:bookmarkStart w:id="345" w:name="_Toc518902615"/>
      <w:bookmarkStart w:id="346" w:name="_Toc518902616"/>
      <w:bookmarkStart w:id="347" w:name="_Toc518902617"/>
      <w:bookmarkStart w:id="348" w:name="_Toc518902618"/>
      <w:bookmarkStart w:id="349" w:name="_Toc518902621"/>
      <w:bookmarkStart w:id="350" w:name="_Toc518902624"/>
      <w:bookmarkStart w:id="351" w:name="_Toc518902625"/>
      <w:bookmarkStart w:id="352" w:name="_Toc518902626"/>
      <w:bookmarkStart w:id="353" w:name="_Toc518902634"/>
      <w:bookmarkStart w:id="354" w:name="_Toc518902635"/>
      <w:bookmarkStart w:id="355" w:name="_Toc518902636"/>
      <w:bookmarkStart w:id="356" w:name="_Toc518902638"/>
      <w:bookmarkStart w:id="357" w:name="_Toc518902641"/>
      <w:bookmarkStart w:id="358" w:name="_Toc518902645"/>
      <w:bookmarkStart w:id="359" w:name="_Toc518902647"/>
      <w:bookmarkStart w:id="360" w:name="_Toc518902648"/>
      <w:bookmarkStart w:id="361" w:name="_Toc518902649"/>
      <w:bookmarkStart w:id="362" w:name="_Toc518902650"/>
      <w:bookmarkStart w:id="363" w:name="_Toc518902651"/>
      <w:bookmarkStart w:id="364" w:name="_Toc518902652"/>
      <w:bookmarkStart w:id="365" w:name="_Toc518902654"/>
      <w:bookmarkStart w:id="366" w:name="_Toc518902655"/>
      <w:bookmarkStart w:id="367" w:name="_Toc518902656"/>
      <w:bookmarkStart w:id="368" w:name="_Toc518902657"/>
      <w:bookmarkStart w:id="369" w:name="_Toc518902660"/>
      <w:bookmarkStart w:id="370" w:name="_Toc518902661"/>
      <w:bookmarkStart w:id="371" w:name="_Toc518902662"/>
      <w:bookmarkStart w:id="372" w:name="_Toc518902663"/>
      <w:bookmarkStart w:id="373" w:name="_Toc518902664"/>
      <w:bookmarkStart w:id="374" w:name="_Toc518902666"/>
      <w:bookmarkStart w:id="375" w:name="_Toc518902667"/>
      <w:bookmarkStart w:id="376" w:name="_Toc518902668"/>
      <w:bookmarkStart w:id="377" w:name="_Toc518902669"/>
      <w:bookmarkStart w:id="378" w:name="_Toc518902670"/>
      <w:bookmarkStart w:id="379" w:name="_Toc518902671"/>
      <w:bookmarkStart w:id="380" w:name="_Toc518902674"/>
      <w:bookmarkStart w:id="381" w:name="_Toc518902676"/>
      <w:bookmarkStart w:id="382" w:name="_Toc518902678"/>
      <w:bookmarkStart w:id="383" w:name="_Toc518902680"/>
      <w:bookmarkStart w:id="384" w:name="_Toc518902682"/>
      <w:bookmarkStart w:id="385" w:name="_Toc518902683"/>
      <w:bookmarkStart w:id="386" w:name="_Toc518902684"/>
      <w:bookmarkStart w:id="387" w:name="_Toc518902685"/>
      <w:bookmarkStart w:id="388" w:name="_Toc518902686"/>
      <w:bookmarkStart w:id="389" w:name="_Toc518902687"/>
      <w:bookmarkStart w:id="390" w:name="_Toc518902688"/>
      <w:bookmarkStart w:id="391" w:name="_Toc518902689"/>
      <w:bookmarkStart w:id="392" w:name="_Toc518902690"/>
      <w:bookmarkStart w:id="393" w:name="_Toc518902691"/>
      <w:bookmarkStart w:id="394" w:name="_Toc518902692"/>
      <w:bookmarkStart w:id="395" w:name="_Toc518902693"/>
      <w:bookmarkStart w:id="396" w:name="_Toc518902694"/>
      <w:bookmarkStart w:id="397" w:name="_Toc518902695"/>
      <w:bookmarkStart w:id="398" w:name="_Toc518902697"/>
      <w:bookmarkStart w:id="399" w:name="_Toc518902698"/>
      <w:bookmarkStart w:id="400" w:name="_Toc518902699"/>
      <w:bookmarkStart w:id="401" w:name="_Toc518902700"/>
      <w:bookmarkStart w:id="402" w:name="_Toc518902702"/>
      <w:bookmarkStart w:id="403" w:name="_Toc518902706"/>
      <w:bookmarkStart w:id="404" w:name="_Toc518902708"/>
      <w:bookmarkStart w:id="405" w:name="_Toc518902710"/>
      <w:bookmarkStart w:id="406" w:name="_Toc518902711"/>
      <w:bookmarkStart w:id="407" w:name="_Toc518902714"/>
      <w:bookmarkStart w:id="408" w:name="_Toc518902715"/>
      <w:bookmarkStart w:id="409" w:name="_Toc518902716"/>
      <w:bookmarkStart w:id="410" w:name="_Toc518902717"/>
      <w:bookmarkStart w:id="411" w:name="_Toc518902718"/>
      <w:bookmarkStart w:id="412" w:name="_Toc518902721"/>
      <w:bookmarkStart w:id="413" w:name="_Toc518902724"/>
      <w:bookmarkStart w:id="414" w:name="_Toc518902725"/>
      <w:bookmarkStart w:id="415" w:name="_Toc518902726"/>
      <w:bookmarkStart w:id="416" w:name="_Toc518902727"/>
      <w:bookmarkStart w:id="417" w:name="_Toc518902729"/>
      <w:bookmarkStart w:id="418" w:name="_Toc518902730"/>
      <w:bookmarkStart w:id="419" w:name="_Toc518902731"/>
      <w:bookmarkStart w:id="420" w:name="_Toc518902732"/>
      <w:bookmarkStart w:id="421" w:name="_Toc518902733"/>
      <w:bookmarkStart w:id="422" w:name="_Toc518902734"/>
      <w:bookmarkStart w:id="423" w:name="_Toc518902735"/>
      <w:bookmarkStart w:id="424" w:name="_Toc518902736"/>
      <w:bookmarkStart w:id="425" w:name="_Toc518902737"/>
      <w:bookmarkStart w:id="426" w:name="_Toc518902738"/>
      <w:bookmarkStart w:id="427" w:name="_Toc518902740"/>
      <w:bookmarkStart w:id="428" w:name="_Toc518902742"/>
      <w:bookmarkStart w:id="429" w:name="_Toc518902743"/>
      <w:bookmarkStart w:id="430" w:name="_Toc518902747"/>
      <w:bookmarkStart w:id="431" w:name="_Toc518902752"/>
      <w:bookmarkStart w:id="432" w:name="_Toc518902753"/>
      <w:bookmarkStart w:id="433" w:name="_Toc518902757"/>
      <w:bookmarkStart w:id="434" w:name="_Toc518902758"/>
      <w:bookmarkStart w:id="435" w:name="_Ref416435039"/>
      <w:bookmarkStart w:id="436" w:name="_Ref416435048"/>
      <w:bookmarkStart w:id="437" w:name="_Toc522275115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r w:rsidRPr="00C73455">
        <w:t xml:space="preserve">Настройка </w:t>
      </w:r>
      <w:r w:rsidRPr="00C73455">
        <w:rPr>
          <w:lang w:val="en-US"/>
        </w:rPr>
        <w:t>HUE Web UI</w:t>
      </w:r>
      <w:bookmarkEnd w:id="435"/>
      <w:bookmarkEnd w:id="436"/>
      <w:bookmarkEnd w:id="437"/>
    </w:p>
    <w:p w14:paraId="22976F1A" w14:textId="283B0BF5" w:rsidR="00C73455" w:rsidRDefault="001A20D6" w:rsidP="00477B2D">
      <w:pPr>
        <w:pStyle w:val="ad"/>
        <w:numPr>
          <w:ilvl w:val="0"/>
          <w:numId w:val="12"/>
        </w:numPr>
        <w:rPr>
          <w:lang w:eastAsia="en-US"/>
        </w:rPr>
      </w:pPr>
      <w:r w:rsidRPr="00C73455">
        <w:rPr>
          <w:lang w:eastAsia="en-US"/>
        </w:rPr>
        <w:t xml:space="preserve">Перейти по адресу </w:t>
      </w:r>
      <w:hyperlink w:history="1">
        <w:r w:rsidRPr="00C73455">
          <w:t>http://&lt;hue-server&gt;:8888/</w:t>
        </w:r>
      </w:hyperlink>
      <w:r w:rsidR="00B91DB6" w:rsidRPr="00C73455">
        <w:rPr>
          <w:lang w:eastAsia="en-US"/>
        </w:rPr>
        <w:t xml:space="preserve"> </w:t>
      </w:r>
      <w:r w:rsidRPr="00C73455">
        <w:rPr>
          <w:lang w:eastAsia="en-US"/>
        </w:rPr>
        <w:t>(где &lt;</w:t>
      </w:r>
      <w:proofErr w:type="spellStart"/>
      <w:r w:rsidRPr="00C73455">
        <w:rPr>
          <w:lang w:eastAsia="en-US"/>
        </w:rPr>
        <w:t>hue-server</w:t>
      </w:r>
      <w:proofErr w:type="spellEnd"/>
      <w:r w:rsidRPr="00C73455">
        <w:rPr>
          <w:lang w:eastAsia="en-US"/>
        </w:rPr>
        <w:t xml:space="preserve">&gt; – адрес </w:t>
      </w:r>
      <w:r w:rsidR="00EF2161" w:rsidRPr="00C73455">
        <w:rPr>
          <w:lang w:eastAsia="en-US"/>
        </w:rPr>
        <w:t>узла кластера</w:t>
      </w:r>
      <w:r w:rsidRPr="00C73455">
        <w:rPr>
          <w:lang w:eastAsia="en-US"/>
        </w:rPr>
        <w:t>, на котором работает HUE)</w:t>
      </w:r>
      <w:r w:rsidR="00C73455" w:rsidRPr="00C73455">
        <w:rPr>
          <w:lang w:eastAsia="en-US"/>
        </w:rPr>
        <w:t>;</w:t>
      </w:r>
    </w:p>
    <w:p w14:paraId="0C1D01FA" w14:textId="3B3B5009" w:rsidR="00BB4F3D" w:rsidRDefault="00BB4F3D" w:rsidP="00477B2D">
      <w:pPr>
        <w:pStyle w:val="ad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 xml:space="preserve">Выполнить создание необходимых ролей и пользователей </w:t>
      </w:r>
      <w:r w:rsidR="00FB7969" w:rsidRPr="00FB7969">
        <w:rPr>
          <w:lang w:eastAsia="en-US"/>
        </w:rPr>
        <w:t>(</w:t>
      </w:r>
      <w:proofErr w:type="spellStart"/>
      <w:r w:rsidR="00041634">
        <w:rPr>
          <w:rFonts w:ascii="Arial" w:hAnsi="Arial" w:cs="Arial"/>
          <w:b/>
          <w:bCs/>
          <w:sz w:val="20"/>
          <w:szCs w:val="20"/>
        </w:rPr>
        <w:t>tech_oozie</w:t>
      </w:r>
      <w:proofErr w:type="spellEnd"/>
      <w:r w:rsidR="00FB7969" w:rsidRPr="00FB7969">
        <w:rPr>
          <w:lang w:eastAsia="en-US"/>
        </w:rPr>
        <w:t>)</w:t>
      </w:r>
      <w:r w:rsidR="00041634" w:rsidRPr="00041634">
        <w:rPr>
          <w:rFonts w:ascii="Arial" w:hAnsi="Arial" w:cs="Arial"/>
          <w:sz w:val="20"/>
          <w:szCs w:val="20"/>
        </w:rPr>
        <w:t xml:space="preserve"> </w:t>
      </w:r>
      <w:r w:rsidR="00041634">
        <w:rPr>
          <w:rFonts w:ascii="Arial" w:hAnsi="Arial" w:cs="Arial"/>
          <w:sz w:val="20"/>
          <w:szCs w:val="20"/>
        </w:rPr>
        <w:t>с указанием опции создания домашней директории.</w:t>
      </w:r>
    </w:p>
    <w:p w14:paraId="5C8E0AF3" w14:textId="2674D5FC" w:rsidR="00BB4F3D" w:rsidRPr="00C73455" w:rsidRDefault="00BB4F3D" w:rsidP="00477B2D">
      <w:pPr>
        <w:pStyle w:val="ad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lastRenderedPageBreak/>
        <w:t xml:space="preserve">Развернуть необходимые </w:t>
      </w:r>
      <w:r>
        <w:rPr>
          <w:lang w:val="en-US" w:eastAsia="en-US"/>
        </w:rPr>
        <w:t>workflow</w:t>
      </w:r>
      <w:r w:rsidRPr="00BB4F3D">
        <w:rPr>
          <w:lang w:eastAsia="en-US"/>
        </w:rPr>
        <w:t xml:space="preserve">, </w:t>
      </w:r>
      <w:r>
        <w:rPr>
          <w:lang w:eastAsia="en-US"/>
        </w:rPr>
        <w:t>описанные в следующем разделе.</w:t>
      </w:r>
    </w:p>
    <w:p w14:paraId="3F8360CF" w14:textId="77777777" w:rsidR="001A20D6" w:rsidRPr="0002230F" w:rsidRDefault="001A20D6" w:rsidP="00BB4F3D">
      <w:pPr>
        <w:ind w:firstLine="0"/>
        <w:rPr>
          <w:highlight w:val="yellow"/>
          <w:lang w:eastAsia="en-US"/>
        </w:rPr>
      </w:pPr>
    </w:p>
    <w:p w14:paraId="49149689" w14:textId="35A952BA" w:rsidR="00356141" w:rsidRPr="00356141" w:rsidRDefault="007E1B55" w:rsidP="00356141">
      <w:pPr>
        <w:pStyle w:val="30"/>
      </w:pPr>
      <w:bookmarkStart w:id="438" w:name="_Toc522275116"/>
      <w:r w:rsidRPr="00E643B9">
        <w:t xml:space="preserve">Установка и настройка </w:t>
      </w:r>
      <w:proofErr w:type="spellStart"/>
      <w:r w:rsidR="00326D9B" w:rsidRPr="00E643B9">
        <w:t>Oozie</w:t>
      </w:r>
      <w:proofErr w:type="spellEnd"/>
      <w:r w:rsidR="00326D9B" w:rsidRPr="00E643B9">
        <w:t xml:space="preserve"> </w:t>
      </w:r>
      <w:proofErr w:type="spellStart"/>
      <w:r w:rsidR="00326D9B" w:rsidRPr="00E643B9">
        <w:t>Workflows</w:t>
      </w:r>
      <w:bookmarkEnd w:id="438"/>
      <w:proofErr w:type="spellEnd"/>
    </w:p>
    <w:p w14:paraId="30673539" w14:textId="77777777" w:rsidR="00356141" w:rsidRPr="00356141" w:rsidRDefault="00356141" w:rsidP="00E309E2">
      <w:pPr>
        <w:pStyle w:val="4"/>
      </w:pPr>
      <w:bookmarkStart w:id="439" w:name="_Toc522275117"/>
      <w:r w:rsidRPr="00356141">
        <w:t>Подготовка домашнего каталога UNIX</w:t>
      </w:r>
      <w:bookmarkEnd w:id="439"/>
    </w:p>
    <w:p w14:paraId="02718601" w14:textId="77777777" w:rsidR="00356141" w:rsidRPr="00356141" w:rsidRDefault="00356141" w:rsidP="00477B2D">
      <w:pPr>
        <w:pStyle w:val="ad"/>
        <w:numPr>
          <w:ilvl w:val="0"/>
          <w:numId w:val="14"/>
        </w:numPr>
        <w:spacing w:line="240" w:lineRule="auto"/>
        <w:ind w:left="1764"/>
      </w:pPr>
      <w:r w:rsidRPr="00356141">
        <w:t xml:space="preserve">Создать каталог для </w:t>
      </w:r>
      <w:proofErr w:type="spellStart"/>
      <w:r w:rsidRPr="00356141">
        <w:t>патчей</w:t>
      </w:r>
      <w:proofErr w:type="spellEnd"/>
      <w:r w:rsidRPr="00356141">
        <w:t xml:space="preserve"> в </w:t>
      </w:r>
      <w:proofErr w:type="spellStart"/>
      <w:r w:rsidRPr="00356141">
        <w:t>Unix</w:t>
      </w:r>
      <w:proofErr w:type="spellEnd"/>
      <w:r w:rsidRPr="00356141">
        <w:t>, если его еще нет. Под пользователем &lt;TECH_OOZIE&gt; выполнить следующие команды:</w:t>
      </w:r>
    </w:p>
    <w:p w14:paraId="582E93FA" w14:textId="77777777" w:rsidR="00356141" w:rsidRPr="00356141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</w:pPr>
      <w:proofErr w:type="spellStart"/>
      <w:r w:rsidRPr="00356141">
        <w:t>mkdir</w:t>
      </w:r>
      <w:proofErr w:type="spellEnd"/>
      <w:r w:rsidRPr="00356141">
        <w:t xml:space="preserve"> /</w:t>
      </w:r>
      <w:proofErr w:type="spellStart"/>
      <w:r w:rsidRPr="00356141">
        <w:t>home</w:t>
      </w:r>
      <w:proofErr w:type="spellEnd"/>
      <w:r w:rsidRPr="00356141">
        <w:t>/${USER}/</w:t>
      </w:r>
      <w:proofErr w:type="spellStart"/>
      <w:r w:rsidRPr="00356141">
        <w:rPr>
          <w:bCs/>
          <w:color w:val="000000"/>
        </w:rPr>
        <w:t>oozie_patches</w:t>
      </w:r>
      <w:proofErr w:type="spellEnd"/>
    </w:p>
    <w:p w14:paraId="0DEFBFD5" w14:textId="77777777" w:rsidR="00356141" w:rsidRPr="00356141" w:rsidRDefault="00356141" w:rsidP="00356141">
      <w:pPr>
        <w:pStyle w:val="ad"/>
        <w:ind w:left="1764"/>
      </w:pPr>
    </w:p>
    <w:p w14:paraId="419F08F9" w14:textId="77777777" w:rsidR="00356141" w:rsidRPr="00356141" w:rsidRDefault="00356141" w:rsidP="00477B2D">
      <w:pPr>
        <w:pStyle w:val="ad"/>
        <w:numPr>
          <w:ilvl w:val="0"/>
          <w:numId w:val="14"/>
        </w:numPr>
        <w:spacing w:line="240" w:lineRule="auto"/>
        <w:ind w:left="1764"/>
      </w:pPr>
      <w:r w:rsidRPr="00356141">
        <w:t xml:space="preserve">Создать основной </w:t>
      </w:r>
      <w:proofErr w:type="spellStart"/>
      <w:r w:rsidRPr="00356141">
        <w:t>unix</w:t>
      </w:r>
      <w:proofErr w:type="spellEnd"/>
      <w:r w:rsidRPr="00356141">
        <w:t xml:space="preserve">-каталог для </w:t>
      </w:r>
      <w:proofErr w:type="spellStart"/>
      <w:r w:rsidRPr="00356141">
        <w:t>oozie_workflows</w:t>
      </w:r>
      <w:proofErr w:type="spellEnd"/>
      <w:r w:rsidRPr="00356141">
        <w:t>, если его еще нет. Под пользователем &lt;TECH_OOZIE&gt; выполнить следующие команды:</w:t>
      </w:r>
    </w:p>
    <w:p w14:paraId="0D2813F3" w14:textId="77777777" w:rsidR="00356141" w:rsidRPr="00356141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</w:pPr>
      <w:proofErr w:type="spellStart"/>
      <w:r w:rsidRPr="00356141">
        <w:t>mkdir</w:t>
      </w:r>
      <w:proofErr w:type="spellEnd"/>
      <w:r w:rsidRPr="00356141">
        <w:t xml:space="preserve"> /</w:t>
      </w:r>
      <w:proofErr w:type="spellStart"/>
      <w:r w:rsidRPr="00356141">
        <w:t>home</w:t>
      </w:r>
      <w:proofErr w:type="spellEnd"/>
      <w:r w:rsidRPr="00356141">
        <w:t>/${USER}/</w:t>
      </w:r>
      <w:proofErr w:type="spellStart"/>
      <w:r w:rsidRPr="00356141">
        <w:t>oozie_workflows</w:t>
      </w:r>
      <w:proofErr w:type="spellEnd"/>
    </w:p>
    <w:p w14:paraId="5591FC6F" w14:textId="77777777" w:rsidR="00356141" w:rsidRPr="005A1EA6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  <w:rPr>
          <w:lang w:val="en-US"/>
        </w:rPr>
      </w:pP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/home/${USER}/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/atom</w:t>
      </w:r>
    </w:p>
    <w:p w14:paraId="5C8E2024" w14:textId="77777777" w:rsidR="00356141" w:rsidRPr="005A1EA6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  <w:rPr>
          <w:lang w:val="en-US"/>
        </w:rPr>
      </w:pP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/home/${USER}/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</w:t>
      </w:r>
      <w:proofErr w:type="spellStart"/>
      <w:r w:rsidRPr="005A1EA6">
        <w:rPr>
          <w:lang w:val="en-US"/>
        </w:rPr>
        <w:t>ctl</w:t>
      </w:r>
      <w:proofErr w:type="spellEnd"/>
    </w:p>
    <w:p w14:paraId="5373DB8B" w14:textId="77777777" w:rsidR="00356141" w:rsidRPr="005A1EA6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  <w:rPr>
          <w:lang w:val="en-US"/>
        </w:rPr>
      </w:pP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/home/${USER}/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</w:t>
      </w:r>
      <w:proofErr w:type="spellStart"/>
      <w:r w:rsidRPr="005A1EA6">
        <w:rPr>
          <w:lang w:val="en-US"/>
        </w:rPr>
        <w:t>reg</w:t>
      </w:r>
      <w:proofErr w:type="spellEnd"/>
    </w:p>
    <w:p w14:paraId="1EBA54DD" w14:textId="77777777" w:rsidR="00356141" w:rsidRPr="005A1EA6" w:rsidRDefault="00356141" w:rsidP="00477B2D">
      <w:pPr>
        <w:pStyle w:val="ad"/>
        <w:numPr>
          <w:ilvl w:val="0"/>
          <w:numId w:val="17"/>
        </w:numPr>
        <w:spacing w:line="240" w:lineRule="auto"/>
        <w:ind w:left="2484"/>
        <w:rPr>
          <w:lang w:val="en-US"/>
        </w:rPr>
      </w:pP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/home/${USER}/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/man</w:t>
      </w:r>
    </w:p>
    <w:p w14:paraId="6D56754E" w14:textId="77777777" w:rsidR="00356141" w:rsidRPr="00356141" w:rsidRDefault="00356141" w:rsidP="00E309E2">
      <w:pPr>
        <w:pStyle w:val="4"/>
      </w:pPr>
      <w:bookmarkStart w:id="440" w:name="_Toc519008993"/>
      <w:bookmarkStart w:id="441" w:name="_Toc522275118"/>
      <w:r w:rsidRPr="00356141">
        <w:t>Подготовка домашнего каталога HDFS</w:t>
      </w:r>
      <w:bookmarkEnd w:id="440"/>
      <w:bookmarkEnd w:id="441"/>
    </w:p>
    <w:p w14:paraId="28DF1511" w14:textId="77777777" w:rsidR="00356141" w:rsidRPr="00A81A46" w:rsidRDefault="00356141" w:rsidP="00477B2D">
      <w:pPr>
        <w:pStyle w:val="ad"/>
        <w:numPr>
          <w:ilvl w:val="0"/>
          <w:numId w:val="14"/>
        </w:numPr>
        <w:spacing w:line="240" w:lineRule="auto"/>
        <w:ind w:left="1764"/>
      </w:pPr>
      <w:r w:rsidRPr="00356141">
        <w:t xml:space="preserve">Создать директории для внешних таблиц, если их еще нет. Под </w:t>
      </w:r>
      <w:r w:rsidRPr="00A81A46">
        <w:t>пользователем &lt;TECH_OOZIE&gt; выполнить следующие команды:</w:t>
      </w:r>
    </w:p>
    <w:p w14:paraId="1137FE07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2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tmp</w:t>
      </w:r>
      <w:proofErr w:type="spellEnd"/>
    </w:p>
    <w:p w14:paraId="5E46E658" w14:textId="77777777" w:rsidR="00356141" w:rsidRPr="00A81A46" w:rsidRDefault="00356141" w:rsidP="00477B2D">
      <w:pPr>
        <w:pStyle w:val="ad"/>
        <w:numPr>
          <w:ilvl w:val="0"/>
          <w:numId w:val="14"/>
        </w:numPr>
        <w:spacing w:line="240" w:lineRule="auto"/>
        <w:ind w:left="1764"/>
      </w:pPr>
      <w:r w:rsidRPr="00A81A46">
        <w:t xml:space="preserve">Создать директории для </w:t>
      </w:r>
      <w:proofErr w:type="spellStart"/>
      <w:r w:rsidRPr="00A81A46">
        <w:t>oozie</w:t>
      </w:r>
      <w:proofErr w:type="spellEnd"/>
      <w:r w:rsidRPr="00A81A46">
        <w:t xml:space="preserve"> </w:t>
      </w:r>
      <w:proofErr w:type="spellStart"/>
      <w:r w:rsidRPr="00A81A46">
        <w:t>workflow</w:t>
      </w:r>
      <w:proofErr w:type="spellEnd"/>
      <w:r w:rsidRPr="00A81A46">
        <w:t>, если их еще нет. Под пользователем &lt;TECH_OOZIE&gt; выполнить следующие команды:</w:t>
      </w:r>
    </w:p>
    <w:p w14:paraId="60FFB0AF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3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oozie_workflows</w:t>
      </w:r>
      <w:proofErr w:type="spellEnd"/>
    </w:p>
    <w:p w14:paraId="4C2A06EF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3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/atom</w:t>
      </w:r>
    </w:p>
    <w:p w14:paraId="0358E51B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3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</w:t>
      </w:r>
      <w:proofErr w:type="spellStart"/>
      <w:r w:rsidRPr="005A1EA6">
        <w:rPr>
          <w:lang w:val="en-US"/>
        </w:rPr>
        <w:t>ctl</w:t>
      </w:r>
      <w:proofErr w:type="spellEnd"/>
    </w:p>
    <w:p w14:paraId="0459EDF7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3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</w:t>
      </w:r>
      <w:proofErr w:type="spellStart"/>
      <w:r w:rsidRPr="005A1EA6">
        <w:rPr>
          <w:lang w:val="en-US"/>
        </w:rPr>
        <w:t>reg</w:t>
      </w:r>
      <w:proofErr w:type="spellEnd"/>
    </w:p>
    <w:p w14:paraId="090AD634" w14:textId="77777777" w:rsidR="00356141" w:rsidRPr="005A1EA6" w:rsidRDefault="00356141" w:rsidP="00477B2D">
      <w:pPr>
        <w:pStyle w:val="ad"/>
        <w:numPr>
          <w:ilvl w:val="0"/>
          <w:numId w:val="15"/>
        </w:numPr>
        <w:spacing w:line="240" w:lineRule="auto"/>
        <w:ind w:left="2473"/>
        <w:rPr>
          <w:lang w:val="en-US"/>
        </w:rPr>
      </w:pPr>
      <w:proofErr w:type="spellStart"/>
      <w:r w:rsidRPr="005A1EA6">
        <w:rPr>
          <w:lang w:val="en-US"/>
        </w:rPr>
        <w:t>hadoop</w:t>
      </w:r>
      <w:proofErr w:type="spellEnd"/>
      <w:r w:rsidRPr="005A1EA6">
        <w:rPr>
          <w:lang w:val="en-US"/>
        </w:rPr>
        <w:t xml:space="preserve"> fs -</w:t>
      </w:r>
      <w:proofErr w:type="spellStart"/>
      <w:r w:rsidRPr="005A1EA6">
        <w:rPr>
          <w:lang w:val="en-US"/>
        </w:rPr>
        <w:t>mkdir</w:t>
      </w:r>
      <w:proofErr w:type="spellEnd"/>
      <w:r w:rsidRPr="005A1EA6">
        <w:rPr>
          <w:lang w:val="en-US"/>
        </w:rPr>
        <w:t xml:space="preserve"> /user/${USER}/</w:t>
      </w:r>
      <w:proofErr w:type="spellStart"/>
      <w:r w:rsidRPr="005A1EA6">
        <w:rPr>
          <w:lang w:val="en-US"/>
        </w:rPr>
        <w:t>oozie_workflows</w:t>
      </w:r>
      <w:proofErr w:type="spellEnd"/>
      <w:r w:rsidRPr="005A1EA6">
        <w:rPr>
          <w:lang w:val="en-US"/>
        </w:rPr>
        <w:t>/man</w:t>
      </w:r>
    </w:p>
    <w:p w14:paraId="3655C9C7" w14:textId="75BCF30F" w:rsidR="00356141" w:rsidRDefault="00A81A46" w:rsidP="00E309E2">
      <w:pPr>
        <w:pStyle w:val="4"/>
      </w:pPr>
      <w:bookmarkStart w:id="442" w:name="_Toc522275119"/>
      <w:r>
        <w:t xml:space="preserve">Установка </w:t>
      </w:r>
      <w:proofErr w:type="spellStart"/>
      <w:r>
        <w:t>патчей</w:t>
      </w:r>
      <w:proofErr w:type="spellEnd"/>
      <w:r>
        <w:t xml:space="preserve"> с </w:t>
      </w:r>
      <w:proofErr w:type="spellStart"/>
      <w:r w:rsidRPr="00E643B9">
        <w:t>Oozie</w:t>
      </w:r>
      <w:proofErr w:type="spellEnd"/>
      <w:r w:rsidRPr="00E643B9">
        <w:t xml:space="preserve"> </w:t>
      </w:r>
      <w:proofErr w:type="spellStart"/>
      <w:r w:rsidRPr="00E643B9">
        <w:t>Workflows</w:t>
      </w:r>
      <w:bookmarkEnd w:id="442"/>
      <w:proofErr w:type="spellEnd"/>
    </w:p>
    <w:p w14:paraId="04208891" w14:textId="315CF7ED" w:rsidR="00356141" w:rsidRDefault="00A81A46" w:rsidP="00477B2D">
      <w:pPr>
        <w:pStyle w:val="ad"/>
        <w:numPr>
          <w:ilvl w:val="0"/>
          <w:numId w:val="18"/>
        </w:numPr>
        <w:spacing w:line="240" w:lineRule="auto"/>
        <w:rPr>
          <w:lang w:eastAsia="en-US"/>
        </w:rPr>
      </w:pPr>
      <w:r>
        <w:rPr>
          <w:lang w:eastAsia="en-US"/>
        </w:rPr>
        <w:t xml:space="preserve">Подготовка БД </w:t>
      </w:r>
      <w:r w:rsidRPr="00A81A46">
        <w:rPr>
          <w:lang w:val="en-US" w:eastAsia="en-US"/>
        </w:rPr>
        <w:t>Hive</w:t>
      </w:r>
      <w:r>
        <w:rPr>
          <w:lang w:eastAsia="en-US"/>
        </w:rPr>
        <w:t>. З</w:t>
      </w:r>
      <w:r w:rsidRPr="00A81A46">
        <w:rPr>
          <w:lang w:eastAsia="en-US"/>
        </w:rPr>
        <w:t xml:space="preserve">апустить </w:t>
      </w:r>
      <w:r w:rsidRPr="00A81A46">
        <w:rPr>
          <w:lang w:val="en-US" w:eastAsia="en-US"/>
        </w:rPr>
        <w:t>hive</w:t>
      </w:r>
      <w:r w:rsidRPr="00A81A46">
        <w:rPr>
          <w:lang w:eastAsia="en-US"/>
        </w:rPr>
        <w:t xml:space="preserve"> скрипты, расположенные в </w:t>
      </w:r>
      <w:proofErr w:type="spellStart"/>
      <w:r>
        <w:rPr>
          <w:lang w:eastAsia="en-US"/>
        </w:rPr>
        <w:t>патче</w:t>
      </w:r>
      <w:proofErr w:type="spellEnd"/>
      <w:r>
        <w:rPr>
          <w:lang w:eastAsia="en-US"/>
        </w:rPr>
        <w:t xml:space="preserve"> в каталоге</w:t>
      </w:r>
      <w:r w:rsidRPr="00A81A46">
        <w:rPr>
          <w:lang w:eastAsia="en-US"/>
        </w:rPr>
        <w:t xml:space="preserve"> </w:t>
      </w:r>
      <w:proofErr w:type="spellStart"/>
      <w:r w:rsidRPr="00A81A46">
        <w:rPr>
          <w:lang w:eastAsia="en-US"/>
        </w:rPr>
        <w:t>hive_scripts</w:t>
      </w:r>
      <w:proofErr w:type="spellEnd"/>
      <w:r w:rsidRPr="005A1EA6">
        <w:rPr>
          <w:lang w:eastAsia="en-US"/>
        </w:rPr>
        <w:t>,</w:t>
      </w:r>
      <w:r>
        <w:rPr>
          <w:lang w:eastAsia="en-US"/>
        </w:rPr>
        <w:t xml:space="preserve"> в соответствующих БД. Перед запуском необходимо подставить в скрипты корректные параметры в </w:t>
      </w:r>
      <w:proofErr w:type="spellStart"/>
      <w:r>
        <w:rPr>
          <w:lang w:eastAsia="en-US"/>
        </w:rPr>
        <w:t>соответсвии</w:t>
      </w:r>
      <w:proofErr w:type="spellEnd"/>
      <w:r>
        <w:rPr>
          <w:lang w:eastAsia="en-US"/>
        </w:rPr>
        <w:t xml:space="preserve"> с </w:t>
      </w:r>
      <w:proofErr w:type="spellStart"/>
      <w:r>
        <w:rPr>
          <w:lang w:val="en-US" w:eastAsia="en-US"/>
        </w:rPr>
        <w:t>ReleaseNotes</w:t>
      </w:r>
      <w:proofErr w:type="spellEnd"/>
      <w:r>
        <w:rPr>
          <w:lang w:eastAsia="en-US"/>
        </w:rPr>
        <w:t>.</w:t>
      </w:r>
    </w:p>
    <w:p w14:paraId="56A0047B" w14:textId="33551B31" w:rsidR="00A81A46" w:rsidRDefault="00B7345A" w:rsidP="00477B2D">
      <w:pPr>
        <w:pStyle w:val="ad"/>
        <w:numPr>
          <w:ilvl w:val="0"/>
          <w:numId w:val="18"/>
        </w:numPr>
        <w:spacing w:line="240" w:lineRule="auto"/>
        <w:rPr>
          <w:lang w:eastAsia="en-US"/>
        </w:rPr>
      </w:pPr>
      <w:r w:rsidRPr="00B7345A">
        <w:rPr>
          <w:lang w:eastAsia="en-US"/>
        </w:rPr>
        <w:t xml:space="preserve">Подготовка </w:t>
      </w:r>
      <w:proofErr w:type="spellStart"/>
      <w:r w:rsidRPr="00B7345A">
        <w:rPr>
          <w:lang w:eastAsia="en-US"/>
        </w:rPr>
        <w:t>Oozie</w:t>
      </w:r>
      <w:proofErr w:type="spellEnd"/>
      <w:r w:rsidRPr="00B7345A">
        <w:rPr>
          <w:lang w:eastAsia="en-US"/>
        </w:rPr>
        <w:t xml:space="preserve"> </w:t>
      </w:r>
      <w:proofErr w:type="spellStart"/>
      <w:r w:rsidRPr="00B7345A">
        <w:rPr>
          <w:lang w:eastAsia="en-US"/>
        </w:rPr>
        <w:t>Workflows</w:t>
      </w:r>
      <w:proofErr w:type="spellEnd"/>
      <w:r w:rsidRPr="00B7345A">
        <w:rPr>
          <w:lang w:eastAsia="en-US"/>
        </w:rPr>
        <w:t xml:space="preserve"> и настройка параметров</w:t>
      </w:r>
      <w:r>
        <w:rPr>
          <w:lang w:eastAsia="en-US"/>
        </w:rPr>
        <w:t>:</w:t>
      </w:r>
    </w:p>
    <w:p w14:paraId="6300ED4E" w14:textId="63E483B2" w:rsidR="00B7345A" w:rsidRDefault="00B7345A" w:rsidP="00477B2D">
      <w:pPr>
        <w:pStyle w:val="ad"/>
        <w:numPr>
          <w:ilvl w:val="1"/>
          <w:numId w:val="18"/>
        </w:numPr>
        <w:spacing w:line="240" w:lineRule="auto"/>
        <w:rPr>
          <w:lang w:eastAsia="en-US"/>
        </w:rPr>
      </w:pPr>
      <w:r w:rsidRPr="00B7345A">
        <w:rPr>
          <w:lang w:eastAsia="en-US"/>
        </w:rPr>
        <w:t xml:space="preserve">Скопировать каталог с </w:t>
      </w:r>
      <w:proofErr w:type="spellStart"/>
      <w:r w:rsidRPr="00B7345A">
        <w:rPr>
          <w:lang w:eastAsia="en-US"/>
        </w:rPr>
        <w:t>патчем</w:t>
      </w:r>
      <w:proofErr w:type="spellEnd"/>
      <w:r w:rsidRPr="00B7345A">
        <w:rPr>
          <w:lang w:eastAsia="en-US"/>
        </w:rPr>
        <w:t xml:space="preserve"> в </w:t>
      </w:r>
      <w:proofErr w:type="spellStart"/>
      <w:r w:rsidRPr="00B7345A">
        <w:rPr>
          <w:lang w:eastAsia="en-US"/>
        </w:rPr>
        <w:t>unix</w:t>
      </w:r>
      <w:proofErr w:type="spellEnd"/>
      <w:r w:rsidRPr="00B7345A">
        <w:rPr>
          <w:lang w:eastAsia="en-US"/>
        </w:rPr>
        <w:t xml:space="preserve"> под пользователем &lt;TECH_OOZIE&gt; в специально отведенное для патчей место. </w:t>
      </w:r>
      <w:proofErr w:type="gramStart"/>
      <w:r w:rsidRPr="00B7345A">
        <w:rPr>
          <w:lang w:eastAsia="en-US"/>
        </w:rPr>
        <w:t>Например</w:t>
      </w:r>
      <w:proofErr w:type="gramEnd"/>
      <w:r w:rsidRPr="00B7345A">
        <w:rPr>
          <w:lang w:eastAsia="en-US"/>
        </w:rPr>
        <w:t xml:space="preserve"> в /</w:t>
      </w:r>
      <w:proofErr w:type="spellStart"/>
      <w:r w:rsidRPr="00B7345A">
        <w:rPr>
          <w:lang w:eastAsia="en-US"/>
        </w:rPr>
        <w:t>home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oozie_patches</w:t>
      </w:r>
      <w:proofErr w:type="spellEnd"/>
      <w:r w:rsidRPr="00B7345A">
        <w:rPr>
          <w:lang w:eastAsia="en-US"/>
        </w:rPr>
        <w:t>/&lt;PATCH_NAME&gt;</w:t>
      </w:r>
    </w:p>
    <w:p w14:paraId="2F556516" w14:textId="6B267A38" w:rsidR="00B7345A" w:rsidRDefault="00B7345A" w:rsidP="00477B2D">
      <w:pPr>
        <w:pStyle w:val="ad"/>
        <w:numPr>
          <w:ilvl w:val="1"/>
          <w:numId w:val="18"/>
        </w:numPr>
        <w:spacing w:line="240" w:lineRule="auto"/>
        <w:rPr>
          <w:lang w:eastAsia="en-US"/>
        </w:rPr>
      </w:pPr>
      <w:r w:rsidRPr="00B7345A">
        <w:rPr>
          <w:lang w:eastAsia="en-US"/>
        </w:rPr>
        <w:t xml:space="preserve">В </w:t>
      </w:r>
      <w:proofErr w:type="spellStart"/>
      <w:r w:rsidRPr="00B7345A">
        <w:rPr>
          <w:lang w:eastAsia="en-US"/>
        </w:rPr>
        <w:t>unix</w:t>
      </w:r>
      <w:proofErr w:type="spellEnd"/>
      <w:r w:rsidRPr="00B7345A">
        <w:rPr>
          <w:lang w:eastAsia="en-US"/>
        </w:rPr>
        <w:t xml:space="preserve">, в каталоге </w:t>
      </w:r>
      <w:proofErr w:type="spellStart"/>
      <w:r w:rsidRPr="00B7345A">
        <w:rPr>
          <w:lang w:eastAsia="en-US"/>
        </w:rPr>
        <w:t>патча</w:t>
      </w:r>
      <w:proofErr w:type="spellEnd"/>
      <w:r w:rsidRPr="00B7345A">
        <w:rPr>
          <w:lang w:eastAsia="en-US"/>
        </w:rPr>
        <w:t>, н</w:t>
      </w:r>
      <w:r>
        <w:rPr>
          <w:lang w:eastAsia="en-US"/>
        </w:rPr>
        <w:t>астроить параметры регламентных</w:t>
      </w:r>
      <w:r w:rsidRPr="00B7345A">
        <w:rPr>
          <w:lang w:eastAsia="en-US"/>
        </w:rPr>
        <w:t xml:space="preserve"> потоков</w:t>
      </w:r>
      <w:r>
        <w:rPr>
          <w:lang w:eastAsia="en-US"/>
        </w:rPr>
        <w:t xml:space="preserve"> (</w:t>
      </w:r>
      <w:r w:rsidRPr="00B7345A">
        <w:rPr>
          <w:lang w:eastAsia="en-US"/>
        </w:rPr>
        <w:t>/</w:t>
      </w:r>
      <w:proofErr w:type="spellStart"/>
      <w:r w:rsidRPr="00B7345A">
        <w:rPr>
          <w:lang w:eastAsia="en-US"/>
        </w:rPr>
        <w:t>home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oozie_patches</w:t>
      </w:r>
      <w:proofErr w:type="spellEnd"/>
      <w:r w:rsidRPr="00B7345A">
        <w:rPr>
          <w:lang w:eastAsia="en-US"/>
        </w:rPr>
        <w:t>/&lt;PATCH_NAME&gt;</w:t>
      </w:r>
      <w:r w:rsidRPr="005A1EA6">
        <w:rPr>
          <w:lang w:eastAsia="en-US"/>
        </w:rPr>
        <w:t>/</w:t>
      </w:r>
      <w:proofErr w:type="spellStart"/>
      <w:r>
        <w:rPr>
          <w:lang w:val="en-US" w:eastAsia="en-US"/>
        </w:rPr>
        <w:t>oozie</w:t>
      </w:r>
      <w:proofErr w:type="spellEnd"/>
      <w:r w:rsidRPr="005A1EA6">
        <w:rPr>
          <w:lang w:eastAsia="en-US"/>
        </w:rPr>
        <w:t>_</w:t>
      </w:r>
      <w:r>
        <w:rPr>
          <w:lang w:val="en-US" w:eastAsia="en-US"/>
        </w:rPr>
        <w:t>w</w:t>
      </w:r>
      <w:r>
        <w:rPr>
          <w:lang w:val="en-US" w:eastAsia="en-US"/>
        </w:rPr>
        <w:lastRenderedPageBreak/>
        <w:t>orkflows</w:t>
      </w:r>
      <w:r w:rsidRPr="005A1EA6">
        <w:rPr>
          <w:lang w:eastAsia="en-US"/>
        </w:rPr>
        <w:t>/</w:t>
      </w:r>
      <w:proofErr w:type="spellStart"/>
      <w:r>
        <w:rPr>
          <w:lang w:val="en-US" w:eastAsia="en-US"/>
        </w:rPr>
        <w:t>reg</w:t>
      </w:r>
      <w:proofErr w:type="spellEnd"/>
      <w:r>
        <w:rPr>
          <w:lang w:eastAsia="en-US"/>
        </w:rPr>
        <w:t>). Настройка</w:t>
      </w:r>
      <w:r w:rsidRPr="00B7345A">
        <w:rPr>
          <w:lang w:eastAsia="en-US"/>
        </w:rPr>
        <w:t xml:space="preserve"> </w:t>
      </w:r>
      <w:r>
        <w:rPr>
          <w:lang w:eastAsia="en-US"/>
        </w:rPr>
        <w:t xml:space="preserve">параметров </w:t>
      </w:r>
      <w:r w:rsidRPr="00B7345A">
        <w:rPr>
          <w:lang w:eastAsia="en-US"/>
        </w:rPr>
        <w:t>выполн</w:t>
      </w:r>
      <w:r>
        <w:rPr>
          <w:lang w:eastAsia="en-US"/>
        </w:rPr>
        <w:t>яе</w:t>
      </w:r>
      <w:r w:rsidRPr="00B7345A">
        <w:rPr>
          <w:lang w:eastAsia="en-US"/>
        </w:rPr>
        <w:t xml:space="preserve">тся в файлах start.sh и </w:t>
      </w:r>
      <w:proofErr w:type="spellStart"/>
      <w:r w:rsidRPr="00B7345A">
        <w:rPr>
          <w:lang w:eastAsia="en-US"/>
        </w:rPr>
        <w:t>job.properties</w:t>
      </w:r>
      <w:proofErr w:type="spellEnd"/>
      <w:r>
        <w:rPr>
          <w:lang w:eastAsia="en-US"/>
        </w:rPr>
        <w:t>.</w:t>
      </w:r>
    </w:p>
    <w:p w14:paraId="40021671" w14:textId="0173B14A" w:rsidR="00B7345A" w:rsidRDefault="00B7345A" w:rsidP="00477B2D">
      <w:pPr>
        <w:pStyle w:val="ad"/>
        <w:numPr>
          <w:ilvl w:val="1"/>
          <w:numId w:val="18"/>
        </w:numPr>
        <w:spacing w:line="240" w:lineRule="auto"/>
        <w:rPr>
          <w:lang w:eastAsia="en-US"/>
        </w:rPr>
      </w:pPr>
      <w:r w:rsidRPr="00B7345A">
        <w:rPr>
          <w:lang w:eastAsia="en-US"/>
        </w:rPr>
        <w:t xml:space="preserve">В </w:t>
      </w:r>
      <w:proofErr w:type="spellStart"/>
      <w:r w:rsidRPr="00B7345A">
        <w:rPr>
          <w:lang w:eastAsia="en-US"/>
        </w:rPr>
        <w:t>unix</w:t>
      </w:r>
      <w:proofErr w:type="spellEnd"/>
      <w:r w:rsidRPr="00B7345A">
        <w:rPr>
          <w:lang w:eastAsia="en-US"/>
        </w:rPr>
        <w:t xml:space="preserve">, в каталоге </w:t>
      </w:r>
      <w:proofErr w:type="spellStart"/>
      <w:r w:rsidRPr="00B7345A">
        <w:rPr>
          <w:lang w:eastAsia="en-US"/>
        </w:rPr>
        <w:t>патча</w:t>
      </w:r>
      <w:proofErr w:type="spellEnd"/>
      <w:r w:rsidRPr="00B7345A">
        <w:rPr>
          <w:lang w:eastAsia="en-US"/>
        </w:rPr>
        <w:t xml:space="preserve">, настроить параметры </w:t>
      </w:r>
      <w:r>
        <w:rPr>
          <w:lang w:eastAsia="en-US"/>
        </w:rPr>
        <w:t>ручных</w:t>
      </w:r>
      <w:r w:rsidRPr="00B7345A">
        <w:rPr>
          <w:lang w:eastAsia="en-US"/>
        </w:rPr>
        <w:t xml:space="preserve"> потоков</w:t>
      </w:r>
      <w:r>
        <w:rPr>
          <w:lang w:eastAsia="en-US"/>
        </w:rPr>
        <w:t xml:space="preserve"> (</w:t>
      </w:r>
      <w:r w:rsidRPr="00B7345A">
        <w:rPr>
          <w:lang w:eastAsia="en-US"/>
        </w:rPr>
        <w:t>/</w:t>
      </w:r>
      <w:proofErr w:type="spellStart"/>
      <w:r w:rsidRPr="00B7345A">
        <w:rPr>
          <w:lang w:eastAsia="en-US"/>
        </w:rPr>
        <w:t>home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oozie_patches</w:t>
      </w:r>
      <w:proofErr w:type="spellEnd"/>
      <w:r w:rsidRPr="00B7345A">
        <w:rPr>
          <w:lang w:eastAsia="en-US"/>
        </w:rPr>
        <w:t>/&lt;PATCH_NAME&gt;</w:t>
      </w:r>
      <w:r w:rsidRPr="005A1EA6">
        <w:rPr>
          <w:lang w:eastAsia="en-US"/>
        </w:rPr>
        <w:t>/</w:t>
      </w:r>
      <w:proofErr w:type="spellStart"/>
      <w:r>
        <w:rPr>
          <w:lang w:val="en-US" w:eastAsia="en-US"/>
        </w:rPr>
        <w:t>oozie</w:t>
      </w:r>
      <w:proofErr w:type="spellEnd"/>
      <w:r w:rsidRPr="005A1EA6">
        <w:rPr>
          <w:lang w:eastAsia="en-US"/>
        </w:rPr>
        <w:t>_</w:t>
      </w:r>
      <w:r>
        <w:rPr>
          <w:lang w:val="en-US" w:eastAsia="en-US"/>
        </w:rPr>
        <w:t>workflows</w:t>
      </w:r>
      <w:r w:rsidRPr="005A1EA6">
        <w:rPr>
          <w:lang w:eastAsia="en-US"/>
        </w:rPr>
        <w:t>/</w:t>
      </w:r>
      <w:r>
        <w:rPr>
          <w:lang w:val="en-US" w:eastAsia="en-US"/>
        </w:rPr>
        <w:t>man</w:t>
      </w:r>
      <w:r>
        <w:rPr>
          <w:lang w:eastAsia="en-US"/>
        </w:rPr>
        <w:t>). Настройка</w:t>
      </w:r>
      <w:r w:rsidRPr="00B7345A">
        <w:rPr>
          <w:lang w:eastAsia="en-US"/>
        </w:rPr>
        <w:t xml:space="preserve"> </w:t>
      </w:r>
      <w:r>
        <w:rPr>
          <w:lang w:eastAsia="en-US"/>
        </w:rPr>
        <w:t xml:space="preserve">параметров </w:t>
      </w:r>
      <w:r w:rsidRPr="00B7345A">
        <w:rPr>
          <w:lang w:eastAsia="en-US"/>
        </w:rPr>
        <w:t>выполн</w:t>
      </w:r>
      <w:r>
        <w:rPr>
          <w:lang w:eastAsia="en-US"/>
        </w:rPr>
        <w:t>яе</w:t>
      </w:r>
      <w:r w:rsidRPr="00B7345A">
        <w:rPr>
          <w:lang w:eastAsia="en-US"/>
        </w:rPr>
        <w:t xml:space="preserve">тся в файлах start.sh и </w:t>
      </w:r>
      <w:proofErr w:type="spellStart"/>
      <w:r w:rsidRPr="00B7345A">
        <w:rPr>
          <w:lang w:eastAsia="en-US"/>
        </w:rPr>
        <w:t>job.properties</w:t>
      </w:r>
      <w:proofErr w:type="spellEnd"/>
      <w:r>
        <w:rPr>
          <w:lang w:eastAsia="en-US"/>
        </w:rPr>
        <w:t>.</w:t>
      </w:r>
    </w:p>
    <w:p w14:paraId="30ADB965" w14:textId="2ED10245" w:rsidR="00B7345A" w:rsidRPr="00B7345A" w:rsidRDefault="00B7345A" w:rsidP="00477B2D">
      <w:pPr>
        <w:pStyle w:val="ad"/>
        <w:numPr>
          <w:ilvl w:val="1"/>
          <w:numId w:val="18"/>
        </w:numPr>
        <w:spacing w:line="240" w:lineRule="auto"/>
        <w:rPr>
          <w:lang w:eastAsia="en-US"/>
        </w:rPr>
      </w:pPr>
      <w:r w:rsidRPr="00B7345A">
        <w:rPr>
          <w:lang w:eastAsia="en-US"/>
        </w:rPr>
        <w:t xml:space="preserve">Подготовленные каталоги потоков нужно поместить в </w:t>
      </w:r>
      <w:proofErr w:type="spellStart"/>
      <w:r w:rsidRPr="00B7345A">
        <w:rPr>
          <w:lang w:eastAsia="en-US"/>
        </w:rPr>
        <w:t>hdfs</w:t>
      </w:r>
      <w:proofErr w:type="spellEnd"/>
      <w:r w:rsidRPr="00B7345A">
        <w:rPr>
          <w:lang w:eastAsia="en-US"/>
        </w:rPr>
        <w:t xml:space="preserve"> (/</w:t>
      </w:r>
      <w:proofErr w:type="spellStart"/>
      <w:r w:rsidRPr="00B7345A">
        <w:rPr>
          <w:lang w:eastAsia="en-US"/>
        </w:rPr>
        <w:t>user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oozie_workflows</w:t>
      </w:r>
      <w:proofErr w:type="spellEnd"/>
      <w:r w:rsidRPr="00B7345A">
        <w:rPr>
          <w:lang w:eastAsia="en-US"/>
        </w:rPr>
        <w:t xml:space="preserve">) и в основной </w:t>
      </w:r>
      <w:proofErr w:type="spellStart"/>
      <w:r w:rsidRPr="00B7345A">
        <w:rPr>
          <w:lang w:eastAsia="en-US"/>
        </w:rPr>
        <w:t>unix</w:t>
      </w:r>
      <w:proofErr w:type="spellEnd"/>
      <w:r w:rsidRPr="00B7345A">
        <w:rPr>
          <w:lang w:eastAsia="en-US"/>
        </w:rPr>
        <w:t xml:space="preserve">-каталог для </w:t>
      </w:r>
      <w:proofErr w:type="spellStart"/>
      <w:r w:rsidRPr="00B7345A">
        <w:rPr>
          <w:lang w:eastAsia="en-US"/>
        </w:rPr>
        <w:t>workflows</w:t>
      </w:r>
      <w:proofErr w:type="spellEnd"/>
      <w:r w:rsidRPr="00B7345A">
        <w:rPr>
          <w:lang w:eastAsia="en-US"/>
        </w:rPr>
        <w:t xml:space="preserve"> (/</w:t>
      </w:r>
      <w:proofErr w:type="spellStart"/>
      <w:r w:rsidRPr="00B7345A">
        <w:rPr>
          <w:lang w:eastAsia="en-US"/>
        </w:rPr>
        <w:t>home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oozie_workflows</w:t>
      </w:r>
      <w:proofErr w:type="spellEnd"/>
      <w:proofErr w:type="gramStart"/>
      <w:r w:rsidRPr="00B7345A">
        <w:rPr>
          <w:lang w:eastAsia="en-US"/>
        </w:rPr>
        <w:t>) .</w:t>
      </w:r>
      <w:proofErr w:type="gramEnd"/>
      <w:r w:rsidRPr="00B7345A">
        <w:rPr>
          <w:lang w:eastAsia="en-US"/>
        </w:rPr>
        <w:t xml:space="preserve"> Для этого в каталоге патча есть скрипт (/home/&lt;TECH_OOZIE&gt;/oozie_patches/&lt;PATCH_</w:t>
      </w:r>
      <w:proofErr w:type="gramStart"/>
      <w:r w:rsidRPr="00B7345A">
        <w:rPr>
          <w:lang w:eastAsia="en-US"/>
        </w:rPr>
        <w:t>NAME&gt;/oozie_workflows/reload.sh</w:t>
      </w:r>
      <w:proofErr w:type="gramEnd"/>
      <w:r w:rsidRPr="00B7345A">
        <w:rPr>
          <w:lang w:eastAsia="en-US"/>
        </w:rPr>
        <w:t>.</w:t>
      </w:r>
    </w:p>
    <w:p w14:paraId="703B5BDA" w14:textId="677A5C72" w:rsidR="00335BBB" w:rsidRDefault="00335BBB" w:rsidP="00335BBB">
      <w:pPr>
        <w:pStyle w:val="30"/>
      </w:pPr>
      <w:bookmarkStart w:id="443" w:name="_Toc420428404"/>
      <w:bookmarkStart w:id="444" w:name="_Toc420428787"/>
      <w:bookmarkStart w:id="445" w:name="_Toc420428903"/>
      <w:bookmarkStart w:id="446" w:name="_Toc420487839"/>
      <w:bookmarkStart w:id="447" w:name="_Toc421007814"/>
      <w:bookmarkStart w:id="448" w:name="_Toc421016192"/>
      <w:bookmarkStart w:id="449" w:name="_Toc421018503"/>
      <w:bookmarkStart w:id="450" w:name="_Toc421025904"/>
      <w:bookmarkStart w:id="451" w:name="_Toc421026228"/>
      <w:bookmarkStart w:id="452" w:name="_Toc421119539"/>
      <w:bookmarkStart w:id="453" w:name="_Toc421719636"/>
      <w:bookmarkStart w:id="454" w:name="_Toc420428406"/>
      <w:bookmarkStart w:id="455" w:name="_Toc420428789"/>
      <w:bookmarkStart w:id="456" w:name="_Toc420428905"/>
      <w:bookmarkStart w:id="457" w:name="_Toc420487841"/>
      <w:bookmarkStart w:id="458" w:name="_Toc421007816"/>
      <w:bookmarkStart w:id="459" w:name="_Toc421016194"/>
      <w:bookmarkStart w:id="460" w:name="_Toc421018505"/>
      <w:bookmarkStart w:id="461" w:name="_Toc421025906"/>
      <w:bookmarkStart w:id="462" w:name="_Toc421026230"/>
      <w:bookmarkStart w:id="463" w:name="_Toc421119541"/>
      <w:bookmarkStart w:id="464" w:name="_Toc421719638"/>
      <w:bookmarkStart w:id="465" w:name="_Toc420428407"/>
      <w:bookmarkStart w:id="466" w:name="_Toc420428790"/>
      <w:bookmarkStart w:id="467" w:name="_Toc420428906"/>
      <w:bookmarkStart w:id="468" w:name="_Toc420487842"/>
      <w:bookmarkStart w:id="469" w:name="_Toc421007817"/>
      <w:bookmarkStart w:id="470" w:name="_Toc421016195"/>
      <w:bookmarkStart w:id="471" w:name="_Toc421018506"/>
      <w:bookmarkStart w:id="472" w:name="_Toc421025907"/>
      <w:bookmarkStart w:id="473" w:name="_Toc421026231"/>
      <w:bookmarkStart w:id="474" w:name="_Toc421119542"/>
      <w:bookmarkStart w:id="475" w:name="_Toc421719639"/>
      <w:bookmarkStart w:id="476" w:name="_Toc420428408"/>
      <w:bookmarkStart w:id="477" w:name="_Toc420428791"/>
      <w:bookmarkStart w:id="478" w:name="_Toc420428907"/>
      <w:bookmarkStart w:id="479" w:name="_Toc420487843"/>
      <w:bookmarkStart w:id="480" w:name="_Toc421007818"/>
      <w:bookmarkStart w:id="481" w:name="_Toc421016196"/>
      <w:bookmarkStart w:id="482" w:name="_Toc421018507"/>
      <w:bookmarkStart w:id="483" w:name="_Toc421025908"/>
      <w:bookmarkStart w:id="484" w:name="_Toc421026232"/>
      <w:bookmarkStart w:id="485" w:name="_Toc421119543"/>
      <w:bookmarkStart w:id="486" w:name="_Toc421719640"/>
      <w:bookmarkStart w:id="487" w:name="_Toc420428410"/>
      <w:bookmarkStart w:id="488" w:name="_Toc420428793"/>
      <w:bookmarkStart w:id="489" w:name="_Toc420428909"/>
      <w:bookmarkStart w:id="490" w:name="_Toc420487845"/>
      <w:bookmarkStart w:id="491" w:name="_Toc421007820"/>
      <w:bookmarkStart w:id="492" w:name="_Toc421016198"/>
      <w:bookmarkStart w:id="493" w:name="_Toc421018509"/>
      <w:bookmarkStart w:id="494" w:name="_Toc421025910"/>
      <w:bookmarkStart w:id="495" w:name="_Toc421026234"/>
      <w:bookmarkStart w:id="496" w:name="_Toc421119545"/>
      <w:bookmarkStart w:id="497" w:name="_Toc421719642"/>
      <w:bookmarkStart w:id="498" w:name="_Toc420428411"/>
      <w:bookmarkStart w:id="499" w:name="_Toc420428794"/>
      <w:bookmarkStart w:id="500" w:name="_Toc420428910"/>
      <w:bookmarkStart w:id="501" w:name="_Toc420487846"/>
      <w:bookmarkStart w:id="502" w:name="_Toc421007821"/>
      <w:bookmarkStart w:id="503" w:name="_Toc421016199"/>
      <w:bookmarkStart w:id="504" w:name="_Toc421018510"/>
      <w:bookmarkStart w:id="505" w:name="_Toc421025911"/>
      <w:bookmarkStart w:id="506" w:name="_Toc421026235"/>
      <w:bookmarkStart w:id="507" w:name="_Toc421119546"/>
      <w:bookmarkStart w:id="508" w:name="_Toc421719643"/>
      <w:bookmarkStart w:id="509" w:name="_Toc420428412"/>
      <w:bookmarkStart w:id="510" w:name="_Toc420428795"/>
      <w:bookmarkStart w:id="511" w:name="_Toc420428911"/>
      <w:bookmarkStart w:id="512" w:name="_Toc420487847"/>
      <w:bookmarkStart w:id="513" w:name="_Toc421007822"/>
      <w:bookmarkStart w:id="514" w:name="_Toc421016200"/>
      <w:bookmarkStart w:id="515" w:name="_Toc421018511"/>
      <w:bookmarkStart w:id="516" w:name="_Toc421025912"/>
      <w:bookmarkStart w:id="517" w:name="_Toc421026236"/>
      <w:bookmarkStart w:id="518" w:name="_Toc421119547"/>
      <w:bookmarkStart w:id="519" w:name="_Toc421719644"/>
      <w:bookmarkStart w:id="520" w:name="_Toc420428413"/>
      <w:bookmarkStart w:id="521" w:name="_Toc420428796"/>
      <w:bookmarkStart w:id="522" w:name="_Toc420428912"/>
      <w:bookmarkStart w:id="523" w:name="_Toc420487848"/>
      <w:bookmarkStart w:id="524" w:name="_Toc421007823"/>
      <w:bookmarkStart w:id="525" w:name="_Toc421016201"/>
      <w:bookmarkStart w:id="526" w:name="_Toc421018512"/>
      <w:bookmarkStart w:id="527" w:name="_Toc421025913"/>
      <w:bookmarkStart w:id="528" w:name="_Toc421026237"/>
      <w:bookmarkStart w:id="529" w:name="_Toc421119548"/>
      <w:bookmarkStart w:id="530" w:name="_Toc421719645"/>
      <w:bookmarkStart w:id="531" w:name="_Toc420428416"/>
      <w:bookmarkStart w:id="532" w:name="_Toc420428799"/>
      <w:bookmarkStart w:id="533" w:name="_Toc420428915"/>
      <w:bookmarkStart w:id="534" w:name="_Toc420487851"/>
      <w:bookmarkStart w:id="535" w:name="_Toc421007826"/>
      <w:bookmarkStart w:id="536" w:name="_Toc421016204"/>
      <w:bookmarkStart w:id="537" w:name="_Toc421018515"/>
      <w:bookmarkStart w:id="538" w:name="_Toc421025916"/>
      <w:bookmarkStart w:id="539" w:name="_Toc421026240"/>
      <w:bookmarkStart w:id="540" w:name="_Toc421119551"/>
      <w:bookmarkStart w:id="541" w:name="_Toc421719648"/>
      <w:bookmarkStart w:id="542" w:name="_Toc420428417"/>
      <w:bookmarkStart w:id="543" w:name="_Toc420428800"/>
      <w:bookmarkStart w:id="544" w:name="_Toc420428916"/>
      <w:bookmarkStart w:id="545" w:name="_Toc420487852"/>
      <w:bookmarkStart w:id="546" w:name="_Toc421007827"/>
      <w:bookmarkStart w:id="547" w:name="_Toc421016205"/>
      <w:bookmarkStart w:id="548" w:name="_Toc421018516"/>
      <w:bookmarkStart w:id="549" w:name="_Toc421025917"/>
      <w:bookmarkStart w:id="550" w:name="_Toc421026241"/>
      <w:bookmarkStart w:id="551" w:name="_Toc421119552"/>
      <w:bookmarkStart w:id="552" w:name="_Toc421719649"/>
      <w:bookmarkStart w:id="553" w:name="_Toc420428418"/>
      <w:bookmarkStart w:id="554" w:name="_Toc420428801"/>
      <w:bookmarkStart w:id="555" w:name="_Toc420428917"/>
      <w:bookmarkStart w:id="556" w:name="_Toc420487853"/>
      <w:bookmarkStart w:id="557" w:name="_Toc421007828"/>
      <w:bookmarkStart w:id="558" w:name="_Toc421016206"/>
      <w:bookmarkStart w:id="559" w:name="_Toc421018517"/>
      <w:bookmarkStart w:id="560" w:name="_Toc421025918"/>
      <w:bookmarkStart w:id="561" w:name="_Toc421026242"/>
      <w:bookmarkStart w:id="562" w:name="_Toc421119553"/>
      <w:bookmarkStart w:id="563" w:name="_Toc421719650"/>
      <w:bookmarkStart w:id="564" w:name="_Toc420428419"/>
      <w:bookmarkStart w:id="565" w:name="_Toc420428802"/>
      <w:bookmarkStart w:id="566" w:name="_Toc420428918"/>
      <w:bookmarkStart w:id="567" w:name="_Toc420487854"/>
      <w:bookmarkStart w:id="568" w:name="_Toc421007829"/>
      <w:bookmarkStart w:id="569" w:name="_Toc421016207"/>
      <w:bookmarkStart w:id="570" w:name="_Toc421018518"/>
      <w:bookmarkStart w:id="571" w:name="_Toc421025919"/>
      <w:bookmarkStart w:id="572" w:name="_Toc421026243"/>
      <w:bookmarkStart w:id="573" w:name="_Toc421119554"/>
      <w:bookmarkStart w:id="574" w:name="_Toc421719651"/>
      <w:bookmarkStart w:id="575" w:name="_Toc420428420"/>
      <w:bookmarkStart w:id="576" w:name="_Toc420428803"/>
      <w:bookmarkStart w:id="577" w:name="_Toc420428919"/>
      <w:bookmarkStart w:id="578" w:name="_Toc420487855"/>
      <w:bookmarkStart w:id="579" w:name="_Toc421007830"/>
      <w:bookmarkStart w:id="580" w:name="_Toc421016208"/>
      <w:bookmarkStart w:id="581" w:name="_Toc421018519"/>
      <w:bookmarkStart w:id="582" w:name="_Toc421025920"/>
      <w:bookmarkStart w:id="583" w:name="_Toc421026244"/>
      <w:bookmarkStart w:id="584" w:name="_Toc421119555"/>
      <w:bookmarkStart w:id="585" w:name="_Toc421719652"/>
      <w:bookmarkStart w:id="586" w:name="_Toc420428421"/>
      <w:bookmarkStart w:id="587" w:name="_Toc420428804"/>
      <w:bookmarkStart w:id="588" w:name="_Toc420428920"/>
      <w:bookmarkStart w:id="589" w:name="_Toc420487856"/>
      <w:bookmarkStart w:id="590" w:name="_Toc421007831"/>
      <w:bookmarkStart w:id="591" w:name="_Toc421016209"/>
      <w:bookmarkStart w:id="592" w:name="_Toc421018520"/>
      <w:bookmarkStart w:id="593" w:name="_Toc421025921"/>
      <w:bookmarkStart w:id="594" w:name="_Toc421026245"/>
      <w:bookmarkStart w:id="595" w:name="_Toc421119556"/>
      <w:bookmarkStart w:id="596" w:name="_Toc421719653"/>
      <w:bookmarkStart w:id="597" w:name="_Toc420428422"/>
      <w:bookmarkStart w:id="598" w:name="_Toc420428805"/>
      <w:bookmarkStart w:id="599" w:name="_Toc420428921"/>
      <w:bookmarkStart w:id="600" w:name="_Toc420487857"/>
      <w:bookmarkStart w:id="601" w:name="_Toc421007832"/>
      <w:bookmarkStart w:id="602" w:name="_Toc421016210"/>
      <w:bookmarkStart w:id="603" w:name="_Toc421018521"/>
      <w:bookmarkStart w:id="604" w:name="_Toc421025922"/>
      <w:bookmarkStart w:id="605" w:name="_Toc421026246"/>
      <w:bookmarkStart w:id="606" w:name="_Toc421119557"/>
      <w:bookmarkStart w:id="607" w:name="_Toc421719654"/>
      <w:bookmarkStart w:id="608" w:name="_Toc420428424"/>
      <w:bookmarkStart w:id="609" w:name="_Toc420428807"/>
      <w:bookmarkStart w:id="610" w:name="_Toc420428923"/>
      <w:bookmarkStart w:id="611" w:name="_Toc420487859"/>
      <w:bookmarkStart w:id="612" w:name="_Toc421007834"/>
      <w:bookmarkStart w:id="613" w:name="_Toc421016212"/>
      <w:bookmarkStart w:id="614" w:name="_Toc421018523"/>
      <w:bookmarkStart w:id="615" w:name="_Toc421025924"/>
      <w:bookmarkStart w:id="616" w:name="_Toc421026248"/>
      <w:bookmarkStart w:id="617" w:name="_Toc421119559"/>
      <w:bookmarkStart w:id="618" w:name="_Toc421719656"/>
      <w:bookmarkStart w:id="619" w:name="_Перечень_Oozie_Worflows"/>
      <w:bookmarkStart w:id="620" w:name="_Toc420428425"/>
      <w:bookmarkStart w:id="621" w:name="_Toc420428808"/>
      <w:bookmarkStart w:id="622" w:name="_Toc420428924"/>
      <w:bookmarkStart w:id="623" w:name="_Toc420487860"/>
      <w:bookmarkStart w:id="624" w:name="_Toc421007835"/>
      <w:bookmarkStart w:id="625" w:name="_Toc421016213"/>
      <w:bookmarkStart w:id="626" w:name="_Toc421018524"/>
      <w:bookmarkStart w:id="627" w:name="_Toc421025925"/>
      <w:bookmarkStart w:id="628" w:name="_Toc421026249"/>
      <w:bookmarkStart w:id="629" w:name="_Toc421119560"/>
      <w:bookmarkStart w:id="630" w:name="_Toc421719657"/>
      <w:bookmarkStart w:id="631" w:name="_Toc420428426"/>
      <w:bookmarkStart w:id="632" w:name="_Toc420428809"/>
      <w:bookmarkStart w:id="633" w:name="_Toc420428925"/>
      <w:bookmarkStart w:id="634" w:name="_Toc420487861"/>
      <w:bookmarkStart w:id="635" w:name="_Toc421007836"/>
      <w:bookmarkStart w:id="636" w:name="_Toc421016214"/>
      <w:bookmarkStart w:id="637" w:name="_Toc421018525"/>
      <w:bookmarkStart w:id="638" w:name="_Toc421025926"/>
      <w:bookmarkStart w:id="639" w:name="_Toc421026250"/>
      <w:bookmarkStart w:id="640" w:name="_Toc421119561"/>
      <w:bookmarkStart w:id="641" w:name="_Toc421719658"/>
      <w:bookmarkStart w:id="642" w:name="_Перечень_Oozie_Worflows_1"/>
      <w:bookmarkStart w:id="643" w:name="_Toc522275120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r>
        <w:t xml:space="preserve">Перечень </w:t>
      </w:r>
      <w:proofErr w:type="spellStart"/>
      <w:r w:rsidRPr="003A566A">
        <w:t>Oozie</w:t>
      </w:r>
      <w:proofErr w:type="spellEnd"/>
      <w:r w:rsidRPr="003A566A">
        <w:t xml:space="preserve"> </w:t>
      </w:r>
      <w:proofErr w:type="spellStart"/>
      <w:r w:rsidRPr="003A566A">
        <w:t>Worflows</w:t>
      </w:r>
      <w:proofErr w:type="spellEnd"/>
      <w:r>
        <w:t xml:space="preserve"> и их параметров</w:t>
      </w:r>
      <w:bookmarkEnd w:id="643"/>
    </w:p>
    <w:bookmarkStart w:id="644" w:name="_GoBack"/>
    <w:bookmarkStart w:id="645" w:name="_MON_1596033288"/>
    <w:bookmarkEnd w:id="645"/>
    <w:p w14:paraId="5C396BD0" w14:textId="29FEEE7C" w:rsidR="00520407" w:rsidRPr="00520407" w:rsidRDefault="00353EB7" w:rsidP="00520407">
      <w:pPr>
        <w:rPr>
          <w:lang w:eastAsia="en-US"/>
        </w:rPr>
      </w:pPr>
      <w:r>
        <w:rPr>
          <w:lang w:eastAsia="en-US"/>
        </w:rPr>
        <w:object w:dxaOrig="1550" w:dyaOrig="991" w14:anchorId="1BCB6C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8pt;height:49.5pt" o:ole="">
            <v:imagedata r:id="rId9" o:title=""/>
          </v:shape>
          <o:OLEObject Type="Embed" ProgID="Excel.Sheet.12" ShapeID="_x0000_i1032" DrawAspect="Icon" ObjectID="_1598348406" r:id="rId10"/>
        </w:object>
      </w:r>
      <w:bookmarkEnd w:id="644"/>
    </w:p>
    <w:p w14:paraId="4FDCCE20" w14:textId="27C9B166" w:rsidR="00836217" w:rsidRDefault="008D1D96" w:rsidP="00D6546A">
      <w:pPr>
        <w:pStyle w:val="30"/>
      </w:pPr>
      <w:bookmarkStart w:id="646" w:name="_Создание_Coordinator_для"/>
      <w:bookmarkStart w:id="647" w:name="_Toc522275121"/>
      <w:bookmarkEnd w:id="646"/>
      <w:r>
        <w:t>Настройка расписания и з</w:t>
      </w:r>
      <w:r w:rsidR="00D6546A" w:rsidRPr="00F03ADE">
        <w:t xml:space="preserve">апуск </w:t>
      </w:r>
      <w:r>
        <w:t xml:space="preserve">регламентных </w:t>
      </w:r>
      <w:proofErr w:type="spellStart"/>
      <w:r w:rsidR="0079437B" w:rsidRPr="003A566A">
        <w:t>Oozie</w:t>
      </w:r>
      <w:proofErr w:type="spellEnd"/>
      <w:r w:rsidR="0079437B" w:rsidRPr="003A566A">
        <w:t xml:space="preserve"> </w:t>
      </w:r>
      <w:proofErr w:type="spellStart"/>
      <w:r w:rsidR="0079437B" w:rsidRPr="003A566A">
        <w:t>Worflows</w:t>
      </w:r>
      <w:bookmarkEnd w:id="647"/>
      <w:proofErr w:type="spellEnd"/>
    </w:p>
    <w:p w14:paraId="2DCFF3F4" w14:textId="77777777" w:rsidR="008D1D96" w:rsidRDefault="008D1D96" w:rsidP="00477B2D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>Каждый регламентный поток (</w:t>
      </w:r>
      <w:proofErr w:type="spellStart"/>
      <w:r w:rsidRPr="008D1D96">
        <w:rPr>
          <w:lang w:val="en-US" w:eastAsia="en-US"/>
        </w:rPr>
        <w:t>reg</w:t>
      </w:r>
      <w:proofErr w:type="spellEnd"/>
      <w:r>
        <w:rPr>
          <w:lang w:eastAsia="en-US"/>
        </w:rPr>
        <w:t>)</w:t>
      </w:r>
      <w:r w:rsidRPr="005A1EA6">
        <w:rPr>
          <w:lang w:eastAsia="en-US"/>
        </w:rPr>
        <w:t xml:space="preserve"> </w:t>
      </w:r>
      <w:r>
        <w:rPr>
          <w:lang w:eastAsia="en-US"/>
        </w:rPr>
        <w:t>содержит в своем каталоге (</w:t>
      </w:r>
      <w:r w:rsidRPr="00B7345A">
        <w:rPr>
          <w:lang w:eastAsia="en-US"/>
        </w:rPr>
        <w:t>/</w:t>
      </w:r>
      <w:proofErr w:type="spellStart"/>
      <w:r w:rsidRPr="00B7345A">
        <w:rPr>
          <w:lang w:eastAsia="en-US"/>
        </w:rPr>
        <w:t>home</w:t>
      </w:r>
      <w:proofErr w:type="spellEnd"/>
      <w:r w:rsidRPr="00B7345A">
        <w:rPr>
          <w:lang w:eastAsia="en-US"/>
        </w:rPr>
        <w:t>/&lt;TECH_OOZIE&gt;/</w:t>
      </w:r>
      <w:proofErr w:type="spellStart"/>
      <w:r w:rsidRPr="00B7345A">
        <w:rPr>
          <w:lang w:eastAsia="en-US"/>
        </w:rPr>
        <w:t>oozie_workflows</w:t>
      </w:r>
      <w:proofErr w:type="spellEnd"/>
      <w:r w:rsidRPr="005A1EA6">
        <w:rPr>
          <w:lang w:eastAsia="en-US"/>
        </w:rPr>
        <w:t>/</w:t>
      </w:r>
      <w:proofErr w:type="spellStart"/>
      <w:r w:rsidRPr="008D1D96">
        <w:rPr>
          <w:lang w:val="en-US" w:eastAsia="en-US"/>
        </w:rPr>
        <w:t>reg</w:t>
      </w:r>
      <w:proofErr w:type="spellEnd"/>
      <w:r w:rsidRPr="005A1EA6">
        <w:rPr>
          <w:lang w:eastAsia="en-US"/>
        </w:rPr>
        <w:t>/&lt;</w:t>
      </w:r>
      <w:r w:rsidRPr="008D1D96">
        <w:rPr>
          <w:lang w:val="en-US" w:eastAsia="en-US"/>
        </w:rPr>
        <w:t>WF</w:t>
      </w:r>
      <w:r w:rsidRPr="005A1EA6">
        <w:rPr>
          <w:lang w:eastAsia="en-US"/>
        </w:rPr>
        <w:t>_</w:t>
      </w:r>
      <w:r w:rsidRPr="008D1D96">
        <w:rPr>
          <w:lang w:val="en-US" w:eastAsia="en-US"/>
        </w:rPr>
        <w:t>NAME</w:t>
      </w:r>
      <w:r w:rsidRPr="005A1EA6">
        <w:rPr>
          <w:lang w:eastAsia="en-US"/>
        </w:rPr>
        <w:t>&gt;</w:t>
      </w:r>
      <w:r>
        <w:rPr>
          <w:lang w:eastAsia="en-US"/>
        </w:rPr>
        <w:t>) координатор (</w:t>
      </w:r>
      <w:r w:rsidRPr="008D1D96">
        <w:rPr>
          <w:lang w:val="en-US" w:eastAsia="en-US"/>
        </w:rPr>
        <w:t>coordinator</w:t>
      </w:r>
      <w:r w:rsidRPr="005A1EA6">
        <w:rPr>
          <w:lang w:eastAsia="en-US"/>
        </w:rPr>
        <w:t>.</w:t>
      </w:r>
      <w:r w:rsidRPr="008D1D96">
        <w:rPr>
          <w:lang w:val="en-US" w:eastAsia="en-US"/>
        </w:rPr>
        <w:t>xml</w:t>
      </w:r>
      <w:r>
        <w:rPr>
          <w:lang w:eastAsia="en-US"/>
        </w:rPr>
        <w:t>), файл параметров</w:t>
      </w:r>
      <w:r w:rsidRPr="005A1EA6">
        <w:rPr>
          <w:lang w:eastAsia="en-US"/>
        </w:rPr>
        <w:t xml:space="preserve"> (</w:t>
      </w:r>
      <w:proofErr w:type="gramStart"/>
      <w:r w:rsidRPr="008D1D96">
        <w:rPr>
          <w:lang w:val="en-US" w:eastAsia="en-US"/>
        </w:rPr>
        <w:t>job</w:t>
      </w:r>
      <w:r w:rsidRPr="005A1EA6">
        <w:rPr>
          <w:lang w:eastAsia="en-US"/>
        </w:rPr>
        <w:t>.</w:t>
      </w:r>
      <w:r w:rsidRPr="008D1D96">
        <w:rPr>
          <w:lang w:val="en-US" w:eastAsia="en-US"/>
        </w:rPr>
        <w:t>properties</w:t>
      </w:r>
      <w:proofErr w:type="gramEnd"/>
      <w:r w:rsidRPr="005A1EA6">
        <w:rPr>
          <w:lang w:eastAsia="en-US"/>
        </w:rPr>
        <w:t>)</w:t>
      </w:r>
      <w:r>
        <w:rPr>
          <w:lang w:eastAsia="en-US"/>
        </w:rPr>
        <w:t xml:space="preserve"> и скрипт запуска (</w:t>
      </w:r>
      <w:r w:rsidRPr="008D1D96">
        <w:rPr>
          <w:lang w:val="en-US" w:eastAsia="en-US"/>
        </w:rPr>
        <w:t>start</w:t>
      </w:r>
      <w:r w:rsidRPr="005A1EA6">
        <w:rPr>
          <w:lang w:eastAsia="en-US"/>
        </w:rPr>
        <w:t>.</w:t>
      </w:r>
      <w:proofErr w:type="spellStart"/>
      <w:r w:rsidRPr="008D1D96">
        <w:rPr>
          <w:lang w:val="en-US" w:eastAsia="en-US"/>
        </w:rPr>
        <w:t>sh</w:t>
      </w:r>
      <w:proofErr w:type="spellEnd"/>
      <w:r>
        <w:rPr>
          <w:lang w:eastAsia="en-US"/>
        </w:rPr>
        <w:t>).</w:t>
      </w:r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Параметры запуска настраиваются в </w:t>
      </w:r>
      <w:r w:rsidRPr="00B7345A">
        <w:rPr>
          <w:lang w:eastAsia="en-US"/>
        </w:rPr>
        <w:t xml:space="preserve">start.sh и </w:t>
      </w:r>
      <w:proofErr w:type="spellStart"/>
      <w:r w:rsidRPr="00B7345A">
        <w:rPr>
          <w:lang w:eastAsia="en-US"/>
        </w:rPr>
        <w:t>job.properties</w:t>
      </w:r>
      <w:proofErr w:type="spellEnd"/>
      <w:r>
        <w:rPr>
          <w:lang w:eastAsia="en-US"/>
        </w:rPr>
        <w:t xml:space="preserve"> в процессе установки патча. </w:t>
      </w:r>
    </w:p>
    <w:p w14:paraId="3FF51B47" w14:textId="77777777" w:rsidR="008D1D96" w:rsidRDefault="008D1D96" w:rsidP="0079437B">
      <w:pPr>
        <w:spacing w:line="240" w:lineRule="auto"/>
        <w:ind w:left="348" w:firstLine="0"/>
        <w:rPr>
          <w:lang w:eastAsia="en-US"/>
        </w:rPr>
      </w:pPr>
    </w:p>
    <w:p w14:paraId="76AA2901" w14:textId="3C865CE6" w:rsidR="0079437B" w:rsidRDefault="008D1D96" w:rsidP="00477B2D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 xml:space="preserve">Параметры расписания задаются в </w:t>
      </w:r>
      <w:r w:rsidR="0079437B" w:rsidRPr="008D1D96">
        <w:rPr>
          <w:lang w:val="en-US" w:eastAsia="en-US"/>
        </w:rPr>
        <w:t>coordinator</w:t>
      </w:r>
      <w:r w:rsidR="0079437B" w:rsidRPr="005A1EA6">
        <w:rPr>
          <w:lang w:eastAsia="en-US"/>
        </w:rPr>
        <w:t>.</w:t>
      </w:r>
      <w:r w:rsidR="0079437B" w:rsidRPr="008D1D96">
        <w:rPr>
          <w:lang w:val="en-US" w:eastAsia="en-US"/>
        </w:rPr>
        <w:t>xml</w:t>
      </w:r>
      <w:r>
        <w:rPr>
          <w:lang w:eastAsia="en-US"/>
        </w:rPr>
        <w:t>:</w:t>
      </w:r>
    </w:p>
    <w:p w14:paraId="4611B349" w14:textId="77777777" w:rsidR="0079437B" w:rsidRPr="005A1EA6" w:rsidRDefault="0079437B" w:rsidP="0079437B">
      <w:pPr>
        <w:spacing w:line="240" w:lineRule="auto"/>
        <w:ind w:left="708" w:firstLine="36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>&lt;coordinator-app name="</w:t>
      </w:r>
      <w:proofErr w:type="spellStart"/>
      <w:r w:rsidRPr="005A1EA6">
        <w:rPr>
          <w:b/>
          <w:sz w:val="20"/>
          <w:szCs w:val="20"/>
          <w:lang w:val="en-US" w:eastAsia="en-US"/>
        </w:rPr>
        <w:t>crd_reg_dmacrm_daily</w:t>
      </w:r>
      <w:proofErr w:type="spellEnd"/>
      <w:r w:rsidRPr="005A1EA6">
        <w:rPr>
          <w:b/>
          <w:sz w:val="20"/>
          <w:szCs w:val="20"/>
          <w:lang w:val="en-US" w:eastAsia="en-US"/>
        </w:rPr>
        <w:t>"</w:t>
      </w:r>
    </w:p>
    <w:p w14:paraId="3017C3A6" w14:textId="77777777" w:rsidR="0079437B" w:rsidRPr="005A1EA6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 xml:space="preserve">         </w:t>
      </w:r>
      <w:proofErr w:type="gramStart"/>
      <w:r w:rsidRPr="005A1EA6">
        <w:rPr>
          <w:b/>
          <w:sz w:val="20"/>
          <w:szCs w:val="20"/>
          <w:lang w:val="en-US" w:eastAsia="en-US"/>
        </w:rPr>
        <w:t>frequency</w:t>
      </w:r>
      <w:proofErr w:type="gramEnd"/>
      <w:r w:rsidRPr="005A1EA6">
        <w:rPr>
          <w:b/>
          <w:sz w:val="20"/>
          <w:szCs w:val="20"/>
          <w:lang w:val="en-US" w:eastAsia="en-US"/>
        </w:rPr>
        <w:t>="${</w:t>
      </w:r>
      <w:proofErr w:type="spellStart"/>
      <w:r w:rsidRPr="005A1EA6">
        <w:rPr>
          <w:b/>
          <w:sz w:val="20"/>
          <w:szCs w:val="20"/>
          <w:lang w:val="en-US" w:eastAsia="en-US"/>
        </w:rPr>
        <w:t>coord:days</w:t>
      </w:r>
      <w:proofErr w:type="spellEnd"/>
      <w:r w:rsidRPr="005A1EA6">
        <w:rPr>
          <w:b/>
          <w:sz w:val="20"/>
          <w:szCs w:val="20"/>
          <w:lang w:val="en-US" w:eastAsia="en-US"/>
        </w:rPr>
        <w:t>(1)}"</w:t>
      </w:r>
    </w:p>
    <w:p w14:paraId="1AB97FC3" w14:textId="299784D6" w:rsidR="0079437B" w:rsidRPr="0079437B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 xml:space="preserve">         </w:t>
      </w:r>
      <w:proofErr w:type="gramStart"/>
      <w:r w:rsidRPr="005A1EA6">
        <w:rPr>
          <w:b/>
          <w:sz w:val="20"/>
          <w:szCs w:val="20"/>
          <w:lang w:val="en-US" w:eastAsia="en-US"/>
        </w:rPr>
        <w:t>start</w:t>
      </w:r>
      <w:proofErr w:type="gramEnd"/>
      <w:r w:rsidRPr="005A1EA6">
        <w:rPr>
          <w:b/>
          <w:sz w:val="20"/>
          <w:szCs w:val="20"/>
          <w:lang w:val="en-US" w:eastAsia="en-US"/>
        </w:rPr>
        <w:t>="2018-07-03T10:00+0300"</w:t>
      </w:r>
    </w:p>
    <w:p w14:paraId="5967281E" w14:textId="455884B6" w:rsidR="0079437B" w:rsidRPr="005A1EA6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 xml:space="preserve">         </w:t>
      </w:r>
      <w:proofErr w:type="gramStart"/>
      <w:r w:rsidRPr="005A1EA6">
        <w:rPr>
          <w:b/>
          <w:sz w:val="20"/>
          <w:szCs w:val="20"/>
          <w:lang w:val="en-US" w:eastAsia="en-US"/>
        </w:rPr>
        <w:t>end</w:t>
      </w:r>
      <w:proofErr w:type="gramEnd"/>
      <w:r w:rsidRPr="005A1EA6">
        <w:rPr>
          <w:b/>
          <w:sz w:val="20"/>
          <w:szCs w:val="20"/>
          <w:lang w:val="en-US" w:eastAsia="en-US"/>
        </w:rPr>
        <w:t>="2999-07-03T10:00+0300"</w:t>
      </w:r>
    </w:p>
    <w:p w14:paraId="657ADD4A" w14:textId="77777777" w:rsidR="0079437B" w:rsidRPr="005A1EA6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 xml:space="preserve">         </w:t>
      </w:r>
      <w:proofErr w:type="spellStart"/>
      <w:proofErr w:type="gramStart"/>
      <w:r w:rsidRPr="005A1EA6">
        <w:rPr>
          <w:b/>
          <w:sz w:val="20"/>
          <w:szCs w:val="20"/>
          <w:lang w:val="en-US" w:eastAsia="en-US"/>
        </w:rPr>
        <w:t>timezone</w:t>
      </w:r>
      <w:proofErr w:type="spellEnd"/>
      <w:proofErr w:type="gramEnd"/>
      <w:r w:rsidRPr="005A1EA6">
        <w:rPr>
          <w:b/>
          <w:sz w:val="20"/>
          <w:szCs w:val="20"/>
          <w:lang w:val="en-US" w:eastAsia="en-US"/>
        </w:rPr>
        <w:t>="GMT+03:00"</w:t>
      </w:r>
    </w:p>
    <w:p w14:paraId="14B2CEBE" w14:textId="7B61290D" w:rsidR="0079437B" w:rsidRPr="005A1EA6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  <w:r w:rsidRPr="005A1EA6">
        <w:rPr>
          <w:b/>
          <w:sz w:val="20"/>
          <w:szCs w:val="20"/>
          <w:lang w:val="en-US" w:eastAsia="en-US"/>
        </w:rPr>
        <w:t xml:space="preserve">         </w:t>
      </w:r>
      <w:proofErr w:type="spellStart"/>
      <w:proofErr w:type="gramStart"/>
      <w:r w:rsidRPr="005A1EA6">
        <w:rPr>
          <w:b/>
          <w:sz w:val="20"/>
          <w:szCs w:val="20"/>
          <w:lang w:val="en-US" w:eastAsia="en-US"/>
        </w:rPr>
        <w:t>xmlns</w:t>
      </w:r>
      <w:proofErr w:type="spellEnd"/>
      <w:proofErr w:type="gramEnd"/>
      <w:r w:rsidRPr="005A1EA6">
        <w:rPr>
          <w:b/>
          <w:sz w:val="20"/>
          <w:szCs w:val="20"/>
          <w:lang w:val="en-US" w:eastAsia="en-US"/>
        </w:rPr>
        <w:t>="uri:oozie:coordinator:0.4"&gt;</w:t>
      </w:r>
    </w:p>
    <w:p w14:paraId="5970CBC9" w14:textId="77777777" w:rsidR="0079437B" w:rsidRPr="005A1EA6" w:rsidRDefault="0079437B" w:rsidP="0079437B">
      <w:pPr>
        <w:spacing w:line="240" w:lineRule="auto"/>
        <w:ind w:left="708" w:firstLine="0"/>
        <w:rPr>
          <w:b/>
          <w:sz w:val="20"/>
          <w:szCs w:val="20"/>
          <w:lang w:val="en-US" w:eastAsia="en-US"/>
        </w:rPr>
      </w:pPr>
    </w:p>
    <w:p w14:paraId="51ECDF2F" w14:textId="65C17737" w:rsidR="0079437B" w:rsidRPr="005A1EA6" w:rsidRDefault="0079437B" w:rsidP="0079437B">
      <w:pPr>
        <w:spacing w:line="240" w:lineRule="auto"/>
        <w:ind w:left="1056" w:firstLine="0"/>
        <w:rPr>
          <w:lang w:eastAsia="en-US"/>
        </w:rPr>
      </w:pPr>
      <w:proofErr w:type="gramStart"/>
      <w:r w:rsidRPr="005A1EA6">
        <w:rPr>
          <w:b/>
          <w:sz w:val="20"/>
          <w:szCs w:val="20"/>
          <w:lang w:val="en-US" w:eastAsia="en-US"/>
        </w:rPr>
        <w:t>frequency</w:t>
      </w:r>
      <w:proofErr w:type="gramEnd"/>
      <w:r w:rsidRPr="005A1EA6">
        <w:rPr>
          <w:lang w:eastAsia="en-US"/>
        </w:rPr>
        <w:t xml:space="preserve"> – </w:t>
      </w:r>
      <w:r>
        <w:rPr>
          <w:lang w:eastAsia="en-US"/>
        </w:rPr>
        <w:t>периодичность</w:t>
      </w:r>
      <w:r w:rsidRPr="005A1EA6">
        <w:rPr>
          <w:lang w:eastAsia="en-US"/>
        </w:rPr>
        <w:t xml:space="preserve"> </w:t>
      </w:r>
      <w:r>
        <w:rPr>
          <w:lang w:eastAsia="en-US"/>
        </w:rPr>
        <w:t>запуска</w:t>
      </w:r>
    </w:p>
    <w:p w14:paraId="082948D3" w14:textId="16AC45BE" w:rsidR="0079437B" w:rsidRPr="0079437B" w:rsidRDefault="0079437B" w:rsidP="0079437B">
      <w:pPr>
        <w:spacing w:line="240" w:lineRule="auto"/>
        <w:ind w:left="1056" w:firstLine="0"/>
        <w:rPr>
          <w:b/>
          <w:sz w:val="20"/>
          <w:szCs w:val="20"/>
          <w:lang w:eastAsia="en-US"/>
        </w:rPr>
      </w:pPr>
      <w:proofErr w:type="spellStart"/>
      <w:r w:rsidRPr="0079437B">
        <w:rPr>
          <w:b/>
          <w:sz w:val="20"/>
          <w:szCs w:val="20"/>
          <w:lang w:eastAsia="en-US"/>
        </w:rPr>
        <w:t>start</w:t>
      </w:r>
      <w:proofErr w:type="spellEnd"/>
      <w:r>
        <w:rPr>
          <w:b/>
          <w:sz w:val="20"/>
          <w:szCs w:val="20"/>
          <w:lang w:eastAsia="en-US"/>
        </w:rPr>
        <w:t xml:space="preserve"> </w:t>
      </w:r>
      <w:r>
        <w:rPr>
          <w:lang w:eastAsia="en-US"/>
        </w:rPr>
        <w:t>– дата начала регламентной загрузки.</w:t>
      </w:r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От этой даты будут откладываться интервалы периодичности, описанные в </w:t>
      </w:r>
      <w:proofErr w:type="spellStart"/>
      <w:r w:rsidRPr="0079437B">
        <w:rPr>
          <w:b/>
          <w:sz w:val="20"/>
          <w:szCs w:val="20"/>
          <w:lang w:eastAsia="en-US"/>
        </w:rPr>
        <w:t>frequency</w:t>
      </w:r>
      <w:proofErr w:type="spellEnd"/>
      <w:r>
        <w:rPr>
          <w:lang w:eastAsia="en-US"/>
        </w:rPr>
        <w:t>.</w:t>
      </w:r>
    </w:p>
    <w:p w14:paraId="443EBA98" w14:textId="14F3231E" w:rsidR="0079437B" w:rsidRPr="0079437B" w:rsidRDefault="0079437B" w:rsidP="0079437B">
      <w:pPr>
        <w:spacing w:line="240" w:lineRule="auto"/>
        <w:ind w:left="1056" w:firstLine="0"/>
        <w:rPr>
          <w:lang w:eastAsia="en-US"/>
        </w:rPr>
      </w:pPr>
      <w:proofErr w:type="spellStart"/>
      <w:r w:rsidRPr="0079437B">
        <w:rPr>
          <w:b/>
          <w:sz w:val="20"/>
          <w:szCs w:val="20"/>
          <w:lang w:eastAsia="en-US"/>
        </w:rPr>
        <w:t>end</w:t>
      </w:r>
      <w:proofErr w:type="spellEnd"/>
      <w:r>
        <w:rPr>
          <w:b/>
          <w:sz w:val="20"/>
          <w:szCs w:val="20"/>
          <w:lang w:eastAsia="en-US"/>
        </w:rPr>
        <w:t xml:space="preserve"> </w:t>
      </w:r>
      <w:r>
        <w:rPr>
          <w:lang w:eastAsia="en-US"/>
        </w:rPr>
        <w:t>– дата конца регламентной загрузки.</w:t>
      </w:r>
    </w:p>
    <w:p w14:paraId="42F4D426" w14:textId="248C1729" w:rsidR="008D1D96" w:rsidRDefault="008D1D96" w:rsidP="0079437B">
      <w:pPr>
        <w:spacing w:line="240" w:lineRule="auto"/>
        <w:ind w:left="348" w:firstLine="0"/>
        <w:rPr>
          <w:lang w:eastAsia="en-US"/>
        </w:rPr>
      </w:pPr>
    </w:p>
    <w:p w14:paraId="6222AC52" w14:textId="7A9ED6E1" w:rsidR="008D1D96" w:rsidRDefault="008D1D96" w:rsidP="00477B2D">
      <w:pPr>
        <w:pStyle w:val="ad"/>
        <w:numPr>
          <w:ilvl w:val="0"/>
          <w:numId w:val="20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 xml:space="preserve">Для запуска регулярной загрузки нужно в </w:t>
      </w:r>
      <w:proofErr w:type="spellStart"/>
      <w:r w:rsidRPr="0079437B">
        <w:rPr>
          <w:lang w:val="en-US" w:eastAsia="en-US"/>
        </w:rPr>
        <w:t>unix</w:t>
      </w:r>
      <w:proofErr w:type="spellEnd"/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запустить </w:t>
      </w:r>
      <w:r w:rsidR="0079437B" w:rsidRPr="00B7345A">
        <w:rPr>
          <w:lang w:eastAsia="en-US"/>
        </w:rPr>
        <w:t>/</w:t>
      </w:r>
      <w:proofErr w:type="spellStart"/>
      <w:r w:rsidR="0079437B" w:rsidRPr="00B7345A">
        <w:rPr>
          <w:lang w:eastAsia="en-US"/>
        </w:rPr>
        <w:t>home</w:t>
      </w:r>
      <w:proofErr w:type="spellEnd"/>
      <w:r w:rsidR="0079437B" w:rsidRPr="00B7345A">
        <w:rPr>
          <w:lang w:eastAsia="en-US"/>
        </w:rPr>
        <w:t>/&lt;TECH_OOZIE&gt;/</w:t>
      </w:r>
      <w:proofErr w:type="spellStart"/>
      <w:r w:rsidR="0079437B" w:rsidRPr="00B7345A">
        <w:rPr>
          <w:lang w:eastAsia="en-US"/>
        </w:rPr>
        <w:t>oozie_workflows</w:t>
      </w:r>
      <w:proofErr w:type="spellEnd"/>
      <w:r w:rsidR="0079437B" w:rsidRPr="005A1EA6">
        <w:rPr>
          <w:lang w:eastAsia="en-US"/>
        </w:rPr>
        <w:t>/</w:t>
      </w:r>
      <w:proofErr w:type="spellStart"/>
      <w:r w:rsidR="0079437B" w:rsidRPr="008D1D96">
        <w:rPr>
          <w:lang w:val="en-US" w:eastAsia="en-US"/>
        </w:rPr>
        <w:t>reg</w:t>
      </w:r>
      <w:proofErr w:type="spellEnd"/>
      <w:r w:rsidR="0079437B" w:rsidRPr="005A1EA6">
        <w:rPr>
          <w:lang w:eastAsia="en-US"/>
        </w:rPr>
        <w:t>/&lt;</w:t>
      </w:r>
      <w:r w:rsidR="0079437B" w:rsidRPr="008D1D96">
        <w:rPr>
          <w:lang w:val="en-US" w:eastAsia="en-US"/>
        </w:rPr>
        <w:t>WF</w:t>
      </w:r>
      <w:r w:rsidR="0079437B" w:rsidRPr="005A1EA6">
        <w:rPr>
          <w:lang w:eastAsia="en-US"/>
        </w:rPr>
        <w:t>_</w:t>
      </w:r>
      <w:r w:rsidR="0079437B" w:rsidRPr="008D1D96">
        <w:rPr>
          <w:lang w:val="en-US" w:eastAsia="en-US"/>
        </w:rPr>
        <w:t>NAME</w:t>
      </w:r>
      <w:r w:rsidR="0079437B" w:rsidRPr="005A1EA6">
        <w:rPr>
          <w:lang w:eastAsia="en-US"/>
        </w:rPr>
        <w:t>&gt;/</w:t>
      </w:r>
      <w:r w:rsidRPr="0079437B">
        <w:rPr>
          <w:lang w:val="en-US" w:eastAsia="en-US"/>
        </w:rPr>
        <w:t>start</w:t>
      </w:r>
      <w:r w:rsidRPr="005A1EA6">
        <w:rPr>
          <w:lang w:eastAsia="en-US"/>
        </w:rPr>
        <w:t>.</w:t>
      </w:r>
      <w:proofErr w:type="spellStart"/>
      <w:r w:rsidRPr="0079437B">
        <w:rPr>
          <w:lang w:val="en-US" w:eastAsia="en-US"/>
        </w:rPr>
        <w:t>sh</w:t>
      </w:r>
      <w:proofErr w:type="spellEnd"/>
      <w:r>
        <w:rPr>
          <w:lang w:eastAsia="en-US"/>
        </w:rPr>
        <w:t>.</w:t>
      </w:r>
    </w:p>
    <w:p w14:paraId="5373A70E" w14:textId="25E94899" w:rsidR="008D1D96" w:rsidRDefault="0079437B" w:rsidP="0079437B">
      <w:pPr>
        <w:pStyle w:val="30"/>
      </w:pPr>
      <w:bookmarkStart w:id="648" w:name="_Toc522275122"/>
      <w:r>
        <w:t>Ручной з</w:t>
      </w:r>
      <w:r w:rsidRPr="00F03ADE">
        <w:t xml:space="preserve">апуск </w:t>
      </w:r>
      <w:proofErr w:type="spellStart"/>
      <w:r w:rsidRPr="003A566A">
        <w:t>Oozie</w:t>
      </w:r>
      <w:proofErr w:type="spellEnd"/>
      <w:r w:rsidRPr="003A566A">
        <w:t xml:space="preserve"> </w:t>
      </w:r>
      <w:proofErr w:type="spellStart"/>
      <w:r w:rsidRPr="003A566A">
        <w:t>Worflows</w:t>
      </w:r>
      <w:bookmarkEnd w:id="648"/>
      <w:proofErr w:type="spellEnd"/>
    </w:p>
    <w:p w14:paraId="7C716B96" w14:textId="74D31118" w:rsidR="0079437B" w:rsidRPr="00490D00" w:rsidRDefault="00490D00" w:rsidP="00477B2D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 xml:space="preserve">Для ручного запуска любого потока нужно создать файл параметров </w:t>
      </w:r>
      <w:r>
        <w:rPr>
          <w:lang w:val="en-US" w:eastAsia="en-US"/>
        </w:rPr>
        <w:t>job</w:t>
      </w:r>
      <w:r w:rsidRPr="005A1EA6">
        <w:rPr>
          <w:lang w:eastAsia="en-US"/>
        </w:rPr>
        <w:t>.</w:t>
      </w:r>
      <w:r>
        <w:rPr>
          <w:lang w:val="en-US" w:eastAsia="en-US"/>
        </w:rPr>
        <w:t>properties</w:t>
      </w:r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и скрипт запуска </w:t>
      </w:r>
      <w:r>
        <w:rPr>
          <w:lang w:val="en-US" w:eastAsia="en-US"/>
        </w:rPr>
        <w:t>start</w:t>
      </w:r>
      <w:r w:rsidRPr="005A1EA6">
        <w:rPr>
          <w:lang w:eastAsia="en-US"/>
        </w:rPr>
        <w:t>.</w:t>
      </w:r>
      <w:proofErr w:type="spellStart"/>
      <w:r>
        <w:rPr>
          <w:lang w:val="en-US" w:eastAsia="en-US"/>
        </w:rPr>
        <w:t>sh</w:t>
      </w:r>
      <w:proofErr w:type="spellEnd"/>
      <w:r>
        <w:rPr>
          <w:lang w:eastAsia="en-US"/>
        </w:rPr>
        <w:t xml:space="preserve">. Если поток нужно запускать несколько </w:t>
      </w:r>
      <w:r>
        <w:rPr>
          <w:lang w:eastAsia="en-US"/>
        </w:rPr>
        <w:lastRenderedPageBreak/>
        <w:t xml:space="preserve">раз подряд за различные временные интервалы, то дополнительно создается и </w:t>
      </w:r>
      <w:r>
        <w:rPr>
          <w:lang w:val="en-US" w:eastAsia="en-US"/>
        </w:rPr>
        <w:t>coordinator</w:t>
      </w:r>
      <w:r w:rsidRPr="005A1EA6">
        <w:rPr>
          <w:lang w:eastAsia="en-US"/>
        </w:rPr>
        <w:t>.</w:t>
      </w:r>
      <w:r>
        <w:rPr>
          <w:lang w:val="en-US" w:eastAsia="en-US"/>
        </w:rPr>
        <w:t>xml</w:t>
      </w:r>
    </w:p>
    <w:p w14:paraId="6043C71E" w14:textId="3FB618C2" w:rsidR="00490D00" w:rsidRPr="008F1DD4" w:rsidRDefault="00490D00" w:rsidP="00477B2D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 xml:space="preserve">Файлы можно создавать в произвольном </w:t>
      </w:r>
      <w:proofErr w:type="spellStart"/>
      <w:r>
        <w:rPr>
          <w:lang w:val="en-US" w:eastAsia="en-US"/>
        </w:rPr>
        <w:t>unix</w:t>
      </w:r>
      <w:proofErr w:type="spellEnd"/>
      <w:r w:rsidRPr="005A1EA6">
        <w:rPr>
          <w:lang w:eastAsia="en-US"/>
        </w:rPr>
        <w:t>-</w:t>
      </w:r>
      <w:r>
        <w:rPr>
          <w:lang w:eastAsia="en-US"/>
        </w:rPr>
        <w:t>каталоге.</w:t>
      </w:r>
      <w:r w:rsidR="008F1DD4" w:rsidRPr="005A1EA6">
        <w:rPr>
          <w:lang w:eastAsia="en-US"/>
        </w:rPr>
        <w:t xml:space="preserve"> </w:t>
      </w:r>
      <w:r w:rsidR="008F1DD4">
        <w:rPr>
          <w:lang w:eastAsia="en-US"/>
        </w:rPr>
        <w:t xml:space="preserve">В рамках патчей все ручные (не регламентные) запуски содержатся в каталоге </w:t>
      </w:r>
      <w:r w:rsidR="008F1DD4" w:rsidRPr="00B7345A">
        <w:rPr>
          <w:lang w:eastAsia="en-US"/>
        </w:rPr>
        <w:t>/</w:t>
      </w:r>
      <w:proofErr w:type="spellStart"/>
      <w:r w:rsidR="008F1DD4" w:rsidRPr="00B7345A">
        <w:rPr>
          <w:lang w:eastAsia="en-US"/>
        </w:rPr>
        <w:t>home</w:t>
      </w:r>
      <w:proofErr w:type="spellEnd"/>
      <w:r w:rsidR="008F1DD4" w:rsidRPr="00B7345A">
        <w:rPr>
          <w:lang w:eastAsia="en-US"/>
        </w:rPr>
        <w:t>/&lt;TECH_OOZIE&gt;/</w:t>
      </w:r>
      <w:proofErr w:type="spellStart"/>
      <w:r w:rsidR="008F1DD4" w:rsidRPr="00B7345A">
        <w:rPr>
          <w:lang w:eastAsia="en-US"/>
        </w:rPr>
        <w:t>oozie_workflows</w:t>
      </w:r>
      <w:proofErr w:type="spellEnd"/>
      <w:r w:rsidR="008F1DD4" w:rsidRPr="005A1EA6">
        <w:rPr>
          <w:lang w:eastAsia="en-US"/>
        </w:rPr>
        <w:t>/</w:t>
      </w:r>
      <w:r w:rsidR="008F1DD4">
        <w:rPr>
          <w:lang w:val="en-US" w:eastAsia="en-US"/>
        </w:rPr>
        <w:t>man</w:t>
      </w:r>
    </w:p>
    <w:p w14:paraId="7CF4F46E" w14:textId="68620913" w:rsidR="008F1DD4" w:rsidRDefault="008F1DD4" w:rsidP="008F1DD4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 xml:space="preserve">Скрипт для ручного запуска оформляется по аналогии с </w:t>
      </w:r>
      <w:r>
        <w:rPr>
          <w:lang w:eastAsia="en-US"/>
        </w:rPr>
        <w:object w:dxaOrig="721" w:dyaOrig="811" w14:anchorId="235B345F">
          <v:shape id="_x0000_i1026" type="#_x0000_t75" style="width:36pt;height:40.5pt" o:ole="">
            <v:imagedata r:id="rId11" o:title=""/>
          </v:shape>
          <o:OLEObject Type="Embed" ProgID="Package" ShapeID="_x0000_i1026" DrawAspect="Content" ObjectID="_1598348407" r:id="rId12"/>
        </w:object>
      </w:r>
      <w:r w:rsidR="00C566F2">
        <w:rPr>
          <w:lang w:eastAsia="en-US"/>
        </w:rPr>
        <w:t>.</w:t>
      </w:r>
    </w:p>
    <w:p w14:paraId="5C520A95" w14:textId="77777777" w:rsidR="008F1DD4" w:rsidRPr="008F1DD4" w:rsidRDefault="008F1DD4" w:rsidP="008F1DD4">
      <w:pPr>
        <w:pStyle w:val="ad"/>
        <w:spacing w:line="240" w:lineRule="auto"/>
        <w:ind w:left="1068" w:firstLine="0"/>
        <w:rPr>
          <w:lang w:eastAsia="en-US"/>
        </w:rPr>
      </w:pPr>
      <w:r>
        <w:rPr>
          <w:lang w:eastAsia="en-US"/>
        </w:rPr>
        <w:t xml:space="preserve">В параметре </w:t>
      </w:r>
      <w:proofErr w:type="spellStart"/>
      <w:r w:rsidRPr="008F1DD4">
        <w:rPr>
          <w:b/>
          <w:lang w:eastAsia="en-US"/>
        </w:rPr>
        <w:t>workflow_application_path</w:t>
      </w:r>
      <w:proofErr w:type="spellEnd"/>
      <w:r>
        <w:rPr>
          <w:b/>
          <w:lang w:eastAsia="en-US"/>
        </w:rPr>
        <w:t xml:space="preserve"> </w:t>
      </w:r>
      <w:r>
        <w:rPr>
          <w:lang w:eastAsia="en-US"/>
        </w:rPr>
        <w:t xml:space="preserve">необходимо указать полный путь к запускаемому </w:t>
      </w:r>
      <w:r>
        <w:rPr>
          <w:lang w:val="en-US" w:eastAsia="en-US"/>
        </w:rPr>
        <w:t>workflow</w:t>
      </w:r>
      <w:r>
        <w:rPr>
          <w:lang w:eastAsia="en-US"/>
        </w:rPr>
        <w:t>.</w:t>
      </w:r>
    </w:p>
    <w:p w14:paraId="0F06BB5D" w14:textId="670329EB" w:rsidR="00E44362" w:rsidRDefault="008F1DD4" w:rsidP="00E44362">
      <w:pPr>
        <w:pStyle w:val="ad"/>
        <w:spacing w:line="240" w:lineRule="auto"/>
        <w:ind w:left="1068" w:firstLine="0"/>
        <w:rPr>
          <w:lang w:eastAsia="en-US"/>
        </w:rPr>
      </w:pPr>
      <w:r>
        <w:rPr>
          <w:lang w:eastAsia="en-US"/>
        </w:rPr>
        <w:t xml:space="preserve">Если используется координатор, то в параметре </w:t>
      </w:r>
      <w:proofErr w:type="spellStart"/>
      <w:r w:rsidRPr="008F1DD4">
        <w:rPr>
          <w:b/>
          <w:lang w:eastAsia="en-US"/>
        </w:rPr>
        <w:t>coord_application_path</w:t>
      </w:r>
      <w:proofErr w:type="spellEnd"/>
      <w:r>
        <w:rPr>
          <w:b/>
          <w:lang w:eastAsia="en-US"/>
        </w:rPr>
        <w:t xml:space="preserve"> </w:t>
      </w:r>
      <w:r>
        <w:rPr>
          <w:lang w:eastAsia="en-US"/>
        </w:rPr>
        <w:t>необходимо указать полный путь к координатору.</w:t>
      </w:r>
      <w:r>
        <w:rPr>
          <w:lang w:eastAsia="en-US"/>
        </w:rPr>
        <w:tab/>
      </w:r>
    </w:p>
    <w:p w14:paraId="6FCFFBFB" w14:textId="77777777" w:rsidR="00E44362" w:rsidRDefault="00E44362" w:rsidP="00E44362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>Файл параметров ручного запуска оформляется по аналогии с</w:t>
      </w:r>
      <w:r>
        <w:rPr>
          <w:lang w:eastAsia="en-US"/>
        </w:rPr>
        <w:object w:dxaOrig="1380" w:dyaOrig="811" w14:anchorId="2B86DCC3">
          <v:shape id="_x0000_i1027" type="#_x0000_t75" style="width:69pt;height:40.5pt" o:ole="">
            <v:imagedata r:id="rId13" o:title=""/>
          </v:shape>
          <o:OLEObject Type="Embed" ProgID="Package" ShapeID="_x0000_i1027" DrawAspect="Content" ObjectID="_1598348408" r:id="rId14"/>
        </w:object>
      </w:r>
      <w:r>
        <w:rPr>
          <w:lang w:eastAsia="en-US"/>
        </w:rPr>
        <w:t xml:space="preserve"> </w:t>
      </w:r>
      <w:r>
        <w:rPr>
          <w:lang w:eastAsia="en-US"/>
        </w:rPr>
        <w:tab/>
        <w:t>.</w:t>
      </w:r>
    </w:p>
    <w:p w14:paraId="1902AF8B" w14:textId="56A37659" w:rsidR="00E44362" w:rsidRPr="00E44362" w:rsidRDefault="00E44362" w:rsidP="00E44362">
      <w:pPr>
        <w:pStyle w:val="ad"/>
        <w:spacing w:line="240" w:lineRule="auto"/>
        <w:ind w:left="1068" w:firstLine="0"/>
      </w:pPr>
      <w:r>
        <w:rPr>
          <w:lang w:eastAsia="en-US"/>
        </w:rPr>
        <w:t xml:space="preserve">Здесь нужно задать все параметры, используемые в </w:t>
      </w:r>
      <w:r>
        <w:rPr>
          <w:lang w:val="en-US" w:eastAsia="en-US"/>
        </w:rPr>
        <w:t>workflow</w:t>
      </w:r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и координаторе (если он есть). Список параметров </w:t>
      </w:r>
      <w:r w:rsidR="009D68A1">
        <w:rPr>
          <w:lang w:eastAsia="en-US"/>
        </w:rPr>
        <w:t>можно найти</w:t>
      </w:r>
      <w:r>
        <w:rPr>
          <w:lang w:eastAsia="en-US"/>
        </w:rPr>
        <w:t xml:space="preserve"> в </w:t>
      </w:r>
      <w:hyperlink w:anchor="_Toc420428404" w:history="1">
        <w:proofErr w:type="spellStart"/>
        <w:r w:rsidR="007E7E87">
          <w:rPr>
            <w:rStyle w:val="af4"/>
          </w:rPr>
          <w:t>Перечене</w:t>
        </w:r>
        <w:proofErr w:type="spellEnd"/>
        <w:r w:rsidRPr="00C566F2">
          <w:rPr>
            <w:rStyle w:val="af4"/>
          </w:rPr>
          <w:t xml:space="preserve"> </w:t>
        </w:r>
        <w:proofErr w:type="spellStart"/>
        <w:r w:rsidRPr="00C566F2">
          <w:rPr>
            <w:rStyle w:val="af4"/>
          </w:rPr>
          <w:t>Oozie</w:t>
        </w:r>
        <w:proofErr w:type="spellEnd"/>
        <w:r w:rsidRPr="00C566F2">
          <w:rPr>
            <w:rStyle w:val="af4"/>
          </w:rPr>
          <w:t xml:space="preserve"> </w:t>
        </w:r>
        <w:proofErr w:type="spellStart"/>
        <w:r w:rsidRPr="00C566F2">
          <w:rPr>
            <w:rStyle w:val="af4"/>
          </w:rPr>
          <w:t>Worflows</w:t>
        </w:r>
        <w:proofErr w:type="spellEnd"/>
        <w:r w:rsidRPr="00C566F2">
          <w:rPr>
            <w:rStyle w:val="af4"/>
          </w:rPr>
          <w:t xml:space="preserve"> и их параметров</w:t>
        </w:r>
      </w:hyperlink>
      <w:r>
        <w:t>.</w:t>
      </w:r>
    </w:p>
    <w:p w14:paraId="17151594" w14:textId="77777777" w:rsidR="00E44362" w:rsidRDefault="00E44362" w:rsidP="00E44362">
      <w:pPr>
        <w:pStyle w:val="ad"/>
        <w:spacing w:line="240" w:lineRule="auto"/>
        <w:ind w:left="1068" w:firstLine="0"/>
        <w:rPr>
          <w:lang w:eastAsia="en-US"/>
        </w:rPr>
      </w:pPr>
      <w:r>
        <w:rPr>
          <w:lang w:eastAsia="en-US"/>
        </w:rPr>
        <w:t xml:space="preserve">Если </w:t>
      </w:r>
      <w:r>
        <w:rPr>
          <w:lang w:val="en-US" w:eastAsia="en-US"/>
        </w:rPr>
        <w:t>workflow</w:t>
      </w:r>
      <w:r w:rsidRPr="005A1EA6">
        <w:rPr>
          <w:lang w:eastAsia="en-US"/>
        </w:rPr>
        <w:t xml:space="preserve"> </w:t>
      </w:r>
      <w:r>
        <w:rPr>
          <w:lang w:eastAsia="en-US"/>
        </w:rPr>
        <w:t xml:space="preserve">запускается с координатором, то в </w:t>
      </w:r>
      <w:r>
        <w:rPr>
          <w:lang w:val="en-US" w:eastAsia="en-US"/>
        </w:rPr>
        <w:t>job</w:t>
      </w:r>
      <w:r w:rsidRPr="005A1EA6">
        <w:rPr>
          <w:lang w:eastAsia="en-US"/>
        </w:rPr>
        <w:t>.</w:t>
      </w:r>
      <w:r>
        <w:rPr>
          <w:lang w:val="en-US" w:eastAsia="en-US"/>
        </w:rPr>
        <w:t>properties</w:t>
      </w:r>
      <w:r w:rsidRPr="005A1EA6">
        <w:rPr>
          <w:lang w:eastAsia="en-US"/>
        </w:rPr>
        <w:t xml:space="preserve"> </w:t>
      </w:r>
      <w:r>
        <w:rPr>
          <w:lang w:eastAsia="en-US"/>
        </w:rPr>
        <w:t>нужно указать:</w:t>
      </w:r>
    </w:p>
    <w:p w14:paraId="1EE99D71" w14:textId="77777777" w:rsidR="00E44362" w:rsidRPr="005A1EA6" w:rsidRDefault="00E44362" w:rsidP="00E44362">
      <w:pPr>
        <w:pStyle w:val="ad"/>
        <w:spacing w:line="240" w:lineRule="auto"/>
        <w:ind w:left="1068" w:firstLine="0"/>
        <w:rPr>
          <w:b/>
          <w:lang w:val="en-US" w:eastAsia="en-US"/>
        </w:rPr>
      </w:pPr>
      <w:proofErr w:type="spellStart"/>
      <w:r w:rsidRPr="005A1EA6">
        <w:rPr>
          <w:b/>
          <w:lang w:val="en-US" w:eastAsia="en-US"/>
        </w:rPr>
        <w:t>oozie.coord.application.path</w:t>
      </w:r>
      <w:proofErr w:type="spellEnd"/>
      <w:r w:rsidRPr="005A1EA6">
        <w:rPr>
          <w:b/>
          <w:lang w:val="en-US" w:eastAsia="en-US"/>
        </w:rPr>
        <w:t>=${</w:t>
      </w:r>
      <w:proofErr w:type="spellStart"/>
      <w:r w:rsidRPr="005A1EA6">
        <w:rPr>
          <w:b/>
          <w:lang w:val="en-US" w:eastAsia="en-US"/>
        </w:rPr>
        <w:t>coord_application_path</w:t>
      </w:r>
      <w:proofErr w:type="spellEnd"/>
      <w:r w:rsidRPr="005A1EA6">
        <w:rPr>
          <w:b/>
          <w:lang w:val="en-US" w:eastAsia="en-US"/>
        </w:rPr>
        <w:t>}</w:t>
      </w:r>
    </w:p>
    <w:p w14:paraId="0349C741" w14:textId="77777777" w:rsidR="00E44362" w:rsidRPr="005A1EA6" w:rsidRDefault="00E44362" w:rsidP="00E44362">
      <w:pPr>
        <w:pStyle w:val="ad"/>
        <w:spacing w:line="240" w:lineRule="auto"/>
        <w:ind w:left="1068" w:firstLine="0"/>
        <w:rPr>
          <w:lang w:val="en-US" w:eastAsia="en-US"/>
        </w:rPr>
      </w:pPr>
      <w:r>
        <w:rPr>
          <w:lang w:eastAsia="en-US"/>
        </w:rPr>
        <w:t>Если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без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координатора</w:t>
      </w:r>
      <w:r>
        <w:rPr>
          <w:lang w:val="en-US" w:eastAsia="en-US"/>
        </w:rPr>
        <w:t>,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то</w:t>
      </w:r>
      <w:r w:rsidRPr="005A1EA6">
        <w:rPr>
          <w:lang w:val="en-US" w:eastAsia="en-US"/>
        </w:rPr>
        <w:t>:</w:t>
      </w:r>
    </w:p>
    <w:p w14:paraId="406DBBDD" w14:textId="77777777" w:rsidR="00E44362" w:rsidRPr="005A1EA6" w:rsidRDefault="00E44362" w:rsidP="00E44362">
      <w:pPr>
        <w:pStyle w:val="ad"/>
        <w:spacing w:line="240" w:lineRule="auto"/>
        <w:ind w:left="1068" w:firstLine="0"/>
        <w:rPr>
          <w:b/>
          <w:lang w:val="en-US" w:eastAsia="en-US"/>
        </w:rPr>
      </w:pPr>
      <w:proofErr w:type="spellStart"/>
      <w:r w:rsidRPr="005A1EA6">
        <w:rPr>
          <w:b/>
          <w:lang w:val="en-US" w:eastAsia="en-US"/>
        </w:rPr>
        <w:t>oozie.</w:t>
      </w:r>
      <w:r w:rsidRPr="00C566F2">
        <w:rPr>
          <w:b/>
          <w:lang w:val="en-US" w:eastAsia="en-US"/>
        </w:rPr>
        <w:t>wf</w:t>
      </w:r>
      <w:r w:rsidRPr="005A1EA6">
        <w:rPr>
          <w:b/>
          <w:lang w:val="en-US" w:eastAsia="en-US"/>
        </w:rPr>
        <w:t>.application.path</w:t>
      </w:r>
      <w:proofErr w:type="spellEnd"/>
      <w:r w:rsidRPr="005A1EA6">
        <w:rPr>
          <w:b/>
          <w:lang w:val="en-US" w:eastAsia="en-US"/>
        </w:rPr>
        <w:t>=${</w:t>
      </w:r>
      <w:proofErr w:type="spellStart"/>
      <w:r w:rsidRPr="00C566F2">
        <w:rPr>
          <w:b/>
          <w:lang w:val="en-US" w:eastAsia="en-US"/>
        </w:rPr>
        <w:t>workflow</w:t>
      </w:r>
      <w:r w:rsidRPr="005A1EA6">
        <w:rPr>
          <w:b/>
          <w:lang w:val="en-US" w:eastAsia="en-US"/>
        </w:rPr>
        <w:t>_application_path</w:t>
      </w:r>
      <w:proofErr w:type="spellEnd"/>
      <w:r w:rsidRPr="005A1EA6">
        <w:rPr>
          <w:b/>
          <w:lang w:val="en-US" w:eastAsia="en-US"/>
        </w:rPr>
        <w:t>}</w:t>
      </w:r>
    </w:p>
    <w:p w14:paraId="6CFCC214" w14:textId="77777777" w:rsidR="00E44362" w:rsidRPr="005A1EA6" w:rsidRDefault="00E44362" w:rsidP="00E44362">
      <w:pPr>
        <w:pStyle w:val="ad"/>
        <w:spacing w:line="240" w:lineRule="auto"/>
        <w:ind w:left="1068" w:firstLine="0"/>
        <w:rPr>
          <w:lang w:val="en-US" w:eastAsia="en-US"/>
        </w:rPr>
      </w:pPr>
    </w:p>
    <w:p w14:paraId="1521849D" w14:textId="36394EA6" w:rsidR="00E44362" w:rsidRDefault="00E44362" w:rsidP="00C566F2">
      <w:pPr>
        <w:pStyle w:val="ad"/>
        <w:numPr>
          <w:ilvl w:val="0"/>
          <w:numId w:val="19"/>
        </w:numPr>
        <w:spacing w:line="240" w:lineRule="auto"/>
        <w:ind w:left="1068"/>
        <w:rPr>
          <w:lang w:eastAsia="en-US"/>
        </w:rPr>
      </w:pPr>
      <w:r>
        <w:rPr>
          <w:lang w:eastAsia="en-US"/>
        </w:rPr>
        <w:t>Файл координатора для ручного запуска оформляется по аналогии с</w:t>
      </w:r>
      <w:r>
        <w:rPr>
          <w:lang w:eastAsia="en-US"/>
        </w:rPr>
        <w:object w:dxaOrig="1590" w:dyaOrig="811" w14:anchorId="51385638">
          <v:shape id="_x0000_i1028" type="#_x0000_t75" style="width:79.5pt;height:40.5pt" o:ole="">
            <v:imagedata r:id="rId15" o:title=""/>
          </v:shape>
          <o:OLEObject Type="Embed" ProgID="Package" ShapeID="_x0000_i1028" DrawAspect="Content" ObjectID="_1598348409" r:id="rId16"/>
        </w:object>
      </w:r>
      <w:r>
        <w:rPr>
          <w:lang w:eastAsia="en-US"/>
        </w:rPr>
        <w:t>.</w:t>
      </w:r>
    </w:p>
    <w:p w14:paraId="6C58FF74" w14:textId="77777777" w:rsidR="00E44362" w:rsidRPr="005A1EA6" w:rsidRDefault="00E44362" w:rsidP="00E44362">
      <w:pPr>
        <w:pStyle w:val="ad"/>
        <w:numPr>
          <w:ilvl w:val="1"/>
          <w:numId w:val="19"/>
        </w:numPr>
        <w:spacing w:line="240" w:lineRule="auto"/>
        <w:rPr>
          <w:lang w:eastAsia="en-US"/>
        </w:rPr>
      </w:pPr>
      <w:r>
        <w:rPr>
          <w:lang w:eastAsia="en-US"/>
        </w:rPr>
        <w:t xml:space="preserve">в тэге </w:t>
      </w:r>
      <w:proofErr w:type="spellStart"/>
      <w:r>
        <w:rPr>
          <w:lang w:eastAsia="en-US"/>
        </w:rPr>
        <w:t>coordinator-app</w:t>
      </w:r>
      <w:proofErr w:type="spellEnd"/>
      <w:r>
        <w:rPr>
          <w:lang w:eastAsia="en-US"/>
        </w:rPr>
        <w:t xml:space="preserve"> настраивается периодичность запуска</w:t>
      </w:r>
    </w:p>
    <w:p w14:paraId="4F8B1384" w14:textId="709A5919" w:rsidR="00E44362" w:rsidRPr="00E44362" w:rsidRDefault="00E44362" w:rsidP="00E44362">
      <w:pPr>
        <w:pStyle w:val="ad"/>
        <w:numPr>
          <w:ilvl w:val="1"/>
          <w:numId w:val="19"/>
        </w:numPr>
        <w:spacing w:line="240" w:lineRule="auto"/>
        <w:rPr>
          <w:lang w:val="en-US" w:eastAsia="en-US"/>
        </w:rPr>
      </w:pPr>
      <w:r>
        <w:rPr>
          <w:lang w:eastAsia="en-US"/>
        </w:rPr>
        <w:t>в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тэге</w:t>
      </w:r>
      <w:r w:rsidRPr="005A1EA6">
        <w:rPr>
          <w:lang w:val="en-US" w:eastAsia="en-US"/>
        </w:rPr>
        <w:t xml:space="preserve"> &lt;action&gt;&lt;workflow&gt;&lt;app-path&gt; </w:t>
      </w:r>
      <w:r>
        <w:rPr>
          <w:lang w:eastAsia="en-US"/>
        </w:rPr>
        <w:t>указывается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заданный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в</w:t>
      </w:r>
      <w:r w:rsidRPr="005A1EA6">
        <w:rPr>
          <w:lang w:val="en-US" w:eastAsia="en-US"/>
        </w:rPr>
        <w:t xml:space="preserve"> </w:t>
      </w:r>
      <w:r>
        <w:rPr>
          <w:lang w:val="en-US" w:eastAsia="en-US"/>
        </w:rPr>
        <w:t xml:space="preserve">start.sh </w:t>
      </w:r>
      <w:r>
        <w:rPr>
          <w:lang w:eastAsia="en-US"/>
        </w:rPr>
        <w:t>путь</w:t>
      </w:r>
      <w:r w:rsidRPr="005A1EA6">
        <w:rPr>
          <w:lang w:val="en-US" w:eastAsia="en-US"/>
        </w:rPr>
        <w:t xml:space="preserve"> </w:t>
      </w:r>
      <w:r>
        <w:rPr>
          <w:lang w:eastAsia="en-US"/>
        </w:rPr>
        <w:t>к</w:t>
      </w:r>
      <w:r w:rsidRPr="005A1EA6">
        <w:rPr>
          <w:lang w:val="en-US" w:eastAsia="en-US"/>
        </w:rPr>
        <w:t xml:space="preserve"> </w:t>
      </w:r>
      <w:r>
        <w:rPr>
          <w:lang w:val="en-US" w:eastAsia="en-US"/>
        </w:rPr>
        <w:t xml:space="preserve">workflow </w:t>
      </w:r>
      <w:proofErr w:type="spellStart"/>
      <w:r w:rsidRPr="005A1EA6">
        <w:rPr>
          <w:b/>
          <w:lang w:val="en-US" w:eastAsia="en-US"/>
        </w:rPr>
        <w:t>workflow_application_path</w:t>
      </w:r>
      <w:proofErr w:type="spellEnd"/>
    </w:p>
    <w:p w14:paraId="4D51BD11" w14:textId="0B2FAA70" w:rsidR="008F1DD4" w:rsidRPr="005A1EA6" w:rsidRDefault="00E44362" w:rsidP="009D68A1">
      <w:pPr>
        <w:pStyle w:val="ad"/>
        <w:numPr>
          <w:ilvl w:val="1"/>
          <w:numId w:val="19"/>
        </w:numPr>
        <w:spacing w:line="240" w:lineRule="auto"/>
        <w:rPr>
          <w:lang w:eastAsia="en-US"/>
        </w:rPr>
      </w:pPr>
      <w:r>
        <w:rPr>
          <w:lang w:eastAsia="en-US"/>
        </w:rPr>
        <w:t xml:space="preserve">в тэге </w:t>
      </w:r>
      <w:r w:rsidRPr="00E44362">
        <w:rPr>
          <w:lang w:eastAsia="en-US"/>
        </w:rPr>
        <w:t>&lt;</w:t>
      </w:r>
      <w:proofErr w:type="spellStart"/>
      <w:r w:rsidRPr="00E44362">
        <w:rPr>
          <w:lang w:eastAsia="en-US"/>
        </w:rPr>
        <w:t>configuratio</w:t>
      </w:r>
      <w:proofErr w:type="spellEnd"/>
      <w:r>
        <w:rPr>
          <w:lang w:val="en-US" w:eastAsia="en-US"/>
        </w:rPr>
        <w:t>n</w:t>
      </w:r>
      <w:r w:rsidRPr="005A1EA6">
        <w:rPr>
          <w:lang w:eastAsia="en-US"/>
        </w:rPr>
        <w:t xml:space="preserve">&gt; </w:t>
      </w:r>
      <w:r>
        <w:rPr>
          <w:lang w:eastAsia="en-US"/>
        </w:rPr>
        <w:t xml:space="preserve">передаются параметры </w:t>
      </w:r>
      <w:r>
        <w:rPr>
          <w:lang w:val="en-US" w:eastAsia="en-US"/>
        </w:rPr>
        <w:t>workflow</w:t>
      </w:r>
      <w:r w:rsidRPr="005A1EA6">
        <w:rPr>
          <w:lang w:eastAsia="en-US"/>
        </w:rPr>
        <w:t xml:space="preserve">. </w:t>
      </w:r>
      <w:r>
        <w:rPr>
          <w:lang w:eastAsia="en-US"/>
        </w:rPr>
        <w:t xml:space="preserve">Список параметров </w:t>
      </w:r>
      <w:r w:rsidR="009D68A1">
        <w:rPr>
          <w:lang w:eastAsia="en-US"/>
        </w:rPr>
        <w:t>можно найти</w:t>
      </w:r>
      <w:r>
        <w:rPr>
          <w:lang w:eastAsia="en-US"/>
        </w:rPr>
        <w:t xml:space="preserve"> в </w:t>
      </w:r>
      <w:hyperlink w:anchor="_Toc420428404" w:history="1">
        <w:proofErr w:type="spellStart"/>
        <w:r w:rsidR="007E7E87">
          <w:rPr>
            <w:rStyle w:val="af4"/>
          </w:rPr>
          <w:t>Перечене</w:t>
        </w:r>
        <w:proofErr w:type="spellEnd"/>
        <w:r w:rsidRPr="00C566F2">
          <w:rPr>
            <w:rStyle w:val="af4"/>
          </w:rPr>
          <w:t xml:space="preserve"> </w:t>
        </w:r>
        <w:proofErr w:type="spellStart"/>
        <w:r w:rsidRPr="00C566F2">
          <w:rPr>
            <w:rStyle w:val="af4"/>
          </w:rPr>
          <w:t>Oozie</w:t>
        </w:r>
        <w:proofErr w:type="spellEnd"/>
        <w:r w:rsidRPr="00C566F2">
          <w:rPr>
            <w:rStyle w:val="af4"/>
          </w:rPr>
          <w:t xml:space="preserve"> </w:t>
        </w:r>
        <w:proofErr w:type="spellStart"/>
        <w:r w:rsidRPr="00C566F2">
          <w:rPr>
            <w:rStyle w:val="af4"/>
          </w:rPr>
          <w:t>Worflows</w:t>
        </w:r>
        <w:proofErr w:type="spellEnd"/>
        <w:r w:rsidRPr="00C566F2">
          <w:rPr>
            <w:rStyle w:val="af4"/>
          </w:rPr>
          <w:t xml:space="preserve"> и их параметров</w:t>
        </w:r>
      </w:hyperlink>
      <w:r>
        <w:t>.</w:t>
      </w:r>
    </w:p>
    <w:p w14:paraId="504109AD" w14:textId="6B83496D" w:rsidR="0003632C" w:rsidRDefault="0003632C" w:rsidP="0003632C">
      <w:pPr>
        <w:pStyle w:val="2"/>
      </w:pPr>
      <w:bookmarkStart w:id="649" w:name="_Toc518902763"/>
      <w:bookmarkStart w:id="650" w:name="_Toc518902764"/>
      <w:bookmarkStart w:id="651" w:name="_Toc518902765"/>
      <w:bookmarkStart w:id="652" w:name="_Toc518902767"/>
      <w:bookmarkStart w:id="653" w:name="_Toc518902772"/>
      <w:bookmarkStart w:id="654" w:name="_Toc518902773"/>
      <w:bookmarkStart w:id="655" w:name="_Toc518902774"/>
      <w:bookmarkStart w:id="656" w:name="_Toc518902775"/>
      <w:bookmarkStart w:id="657" w:name="_Toc518902778"/>
      <w:bookmarkStart w:id="658" w:name="_Toc518902779"/>
      <w:bookmarkStart w:id="659" w:name="_Toc518902780"/>
      <w:bookmarkStart w:id="660" w:name="_Toc518902781"/>
      <w:bookmarkStart w:id="661" w:name="_Toc518902784"/>
      <w:bookmarkStart w:id="662" w:name="_Toc518902785"/>
      <w:bookmarkStart w:id="663" w:name="_Toc518902786"/>
      <w:bookmarkStart w:id="664" w:name="_Toc518902799"/>
      <w:bookmarkStart w:id="665" w:name="_Toc522275123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r>
        <w:t>Деи</w:t>
      </w:r>
      <w:r w:rsidRPr="00997FBE">
        <w:t>нсталляция</w:t>
      </w:r>
      <w:bookmarkEnd w:id="665"/>
    </w:p>
    <w:p w14:paraId="39C628F9" w14:textId="77777777" w:rsidR="002B3428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666" w:name="_Toc518902802"/>
      <w:bookmarkStart w:id="667" w:name="_Toc518902803"/>
      <w:bookmarkStart w:id="668" w:name="_Toc518902805"/>
      <w:bookmarkStart w:id="669" w:name="_Toc518902806"/>
      <w:bookmarkStart w:id="670" w:name="_Toc518902811"/>
      <w:bookmarkStart w:id="671" w:name="_Toc518902813"/>
      <w:bookmarkStart w:id="672" w:name="_Toc518902814"/>
      <w:bookmarkStart w:id="673" w:name="_Toc518902820"/>
      <w:bookmarkStart w:id="674" w:name="_Toc518902821"/>
      <w:bookmarkStart w:id="675" w:name="_Toc518902823"/>
      <w:bookmarkStart w:id="676" w:name="_Toc518902824"/>
      <w:bookmarkStart w:id="677" w:name="_Toc518902827"/>
      <w:bookmarkStart w:id="678" w:name="_Toc518902828"/>
      <w:bookmarkStart w:id="679" w:name="_Toc518902831"/>
      <w:bookmarkStart w:id="680" w:name="_Toc518902833"/>
      <w:bookmarkStart w:id="681" w:name="_Toc518902834"/>
      <w:bookmarkStart w:id="682" w:name="_Toc518902835"/>
      <w:bookmarkStart w:id="683" w:name="_Toc518902837"/>
      <w:bookmarkStart w:id="684" w:name="_Toc518902845"/>
      <w:bookmarkStart w:id="685" w:name="_Toc421007881"/>
      <w:bookmarkStart w:id="686" w:name="_Toc421016259"/>
      <w:bookmarkStart w:id="687" w:name="_Toc421018570"/>
      <w:bookmarkStart w:id="688" w:name="_Toc421025971"/>
      <w:bookmarkStart w:id="689" w:name="_Toc421026295"/>
      <w:bookmarkStart w:id="690" w:name="_Toc421119606"/>
      <w:bookmarkStart w:id="691" w:name="_Toc421719703"/>
      <w:bookmarkStart w:id="692" w:name="_Toc518902846"/>
      <w:bookmarkStart w:id="693" w:name="_Toc518902847"/>
      <w:bookmarkStart w:id="694" w:name="_Toc518902848"/>
      <w:bookmarkStart w:id="695" w:name="_Управление_правами_доступа"/>
      <w:bookmarkStart w:id="696" w:name="_Toc518902850"/>
      <w:bookmarkStart w:id="697" w:name="_Toc518902851"/>
      <w:bookmarkStart w:id="698" w:name="_Toc518902853"/>
      <w:bookmarkStart w:id="699" w:name="_Toc518902855"/>
      <w:bookmarkStart w:id="700" w:name="_Toc518902856"/>
      <w:bookmarkStart w:id="701" w:name="_Toc518902857"/>
      <w:bookmarkStart w:id="702" w:name="_Toc518902858"/>
      <w:bookmarkStart w:id="703" w:name="_Toc518902859"/>
      <w:bookmarkStart w:id="704" w:name="_Toc518902860"/>
      <w:bookmarkStart w:id="705" w:name="_Toc518902861"/>
      <w:bookmarkStart w:id="706" w:name="_Toc518902862"/>
      <w:bookmarkStart w:id="707" w:name="_Toc518902870"/>
      <w:bookmarkStart w:id="708" w:name="_Toc518902871"/>
      <w:bookmarkStart w:id="709" w:name="_Toc518902872"/>
      <w:bookmarkStart w:id="710" w:name="_Toc518902873"/>
      <w:bookmarkStart w:id="711" w:name="_Toc518902878"/>
      <w:bookmarkStart w:id="712" w:name="_Toc432422823"/>
      <w:bookmarkStart w:id="713" w:name="_Toc434345282"/>
      <w:bookmarkStart w:id="714" w:name="_Toc436849247"/>
      <w:bookmarkStart w:id="715" w:name="_Toc518902879"/>
      <w:bookmarkStart w:id="716" w:name="_Toc421719709"/>
      <w:bookmarkStart w:id="717" w:name="_Toc518902883"/>
      <w:bookmarkStart w:id="718" w:name="_Toc518902885"/>
      <w:bookmarkStart w:id="719" w:name="_Toc421719713"/>
      <w:bookmarkStart w:id="720" w:name="_Toc518902887"/>
      <w:bookmarkStart w:id="721" w:name="_Toc518902889"/>
      <w:bookmarkStart w:id="722" w:name="_Toc518902891"/>
      <w:bookmarkStart w:id="723" w:name="_Управление_метаданными"/>
      <w:bookmarkStart w:id="724" w:name="_Toc518902896"/>
      <w:bookmarkStart w:id="725" w:name="_Схема_базы_данных"/>
      <w:bookmarkStart w:id="726" w:name="_Toc518902897"/>
      <w:bookmarkStart w:id="727" w:name="_Toc518902898"/>
      <w:bookmarkStart w:id="728" w:name="_Toc518902899"/>
      <w:bookmarkStart w:id="729" w:name="_Toc518902957"/>
      <w:bookmarkStart w:id="730" w:name="_Toc518902958"/>
      <w:bookmarkStart w:id="731" w:name="_Toc518902959"/>
      <w:bookmarkStart w:id="732" w:name="_Toc518902960"/>
      <w:bookmarkStart w:id="733" w:name="_Toc518902991"/>
      <w:bookmarkStart w:id="734" w:name="_Toc518902992"/>
      <w:bookmarkStart w:id="735" w:name="_Toc518902994"/>
      <w:bookmarkStart w:id="736" w:name="_Toc518902995"/>
      <w:bookmarkStart w:id="737" w:name="_Toc518903042"/>
      <w:bookmarkStart w:id="738" w:name="_Toc518903043"/>
      <w:bookmarkStart w:id="739" w:name="_Toc518903044"/>
      <w:bookmarkStart w:id="740" w:name="_Toc518903045"/>
      <w:bookmarkStart w:id="741" w:name="_Toc518903046"/>
      <w:bookmarkStart w:id="742" w:name="_Toc518903047"/>
      <w:bookmarkStart w:id="743" w:name="_Toc518903049"/>
      <w:bookmarkStart w:id="744" w:name="_Toc518903077"/>
      <w:bookmarkStart w:id="745" w:name="_Toc518903078"/>
      <w:bookmarkStart w:id="746" w:name="_Toc518903080"/>
      <w:bookmarkStart w:id="747" w:name="_Toc518903081"/>
      <w:bookmarkStart w:id="748" w:name="_Toc518903082"/>
      <w:bookmarkStart w:id="749" w:name="_Toc518903083"/>
      <w:bookmarkStart w:id="750" w:name="_Toc518903085"/>
      <w:bookmarkStart w:id="751" w:name="_Настройка_выгрузки_в"/>
      <w:bookmarkStart w:id="752" w:name="_Toc518903087"/>
      <w:bookmarkStart w:id="753" w:name="_Toc518903125"/>
      <w:bookmarkStart w:id="754" w:name="_Toc518903126"/>
      <w:bookmarkStart w:id="755" w:name="_Toc518903127"/>
      <w:bookmarkStart w:id="756" w:name="_Toc518903128"/>
      <w:bookmarkStart w:id="757" w:name="_Toc518903133"/>
      <w:bookmarkStart w:id="758" w:name="_Toc518903135"/>
      <w:bookmarkStart w:id="759" w:name="_Toc518903136"/>
      <w:bookmarkStart w:id="760" w:name="_Toc518903138"/>
      <w:bookmarkStart w:id="761" w:name="_Toc518903139"/>
      <w:bookmarkStart w:id="762" w:name="_Toc518903141"/>
      <w:bookmarkStart w:id="763" w:name="_Toc518903142"/>
      <w:bookmarkStart w:id="764" w:name="_Toc518903164"/>
      <w:bookmarkStart w:id="765" w:name="_Toc518903165"/>
      <w:bookmarkStart w:id="766" w:name="_Toc518903166"/>
      <w:bookmarkStart w:id="767" w:name="_Toc518903168"/>
      <w:bookmarkStart w:id="768" w:name="_Toc518903169"/>
      <w:bookmarkStart w:id="769" w:name="_Toc518903170"/>
      <w:bookmarkStart w:id="770" w:name="_Toc518903171"/>
      <w:bookmarkStart w:id="771" w:name="_Toc518903172"/>
      <w:bookmarkStart w:id="772" w:name="_Toc518903174"/>
      <w:bookmarkStart w:id="773" w:name="_Toc421007893"/>
      <w:bookmarkStart w:id="774" w:name="_Toc421016271"/>
      <w:bookmarkStart w:id="775" w:name="_Toc421018582"/>
      <w:bookmarkStart w:id="776" w:name="_Toc421025983"/>
      <w:bookmarkStart w:id="777" w:name="_Toc421026307"/>
      <w:bookmarkStart w:id="778" w:name="_Toc421119618"/>
      <w:bookmarkStart w:id="779" w:name="_Toc421719720"/>
      <w:bookmarkStart w:id="780" w:name="_Выгрузка_файла-шаблона_с"/>
      <w:bookmarkStart w:id="781" w:name="_Toc518903176"/>
      <w:bookmarkStart w:id="782" w:name="_Toc518903224"/>
      <w:bookmarkStart w:id="783" w:name="_Toc420428470"/>
      <w:bookmarkStart w:id="784" w:name="_Toc420428851"/>
      <w:bookmarkStart w:id="785" w:name="_Toc420428967"/>
      <w:bookmarkStart w:id="786" w:name="_Toc420487903"/>
      <w:bookmarkStart w:id="787" w:name="_Toc421007895"/>
      <w:bookmarkStart w:id="788" w:name="_Toc421016273"/>
      <w:bookmarkStart w:id="789" w:name="_Toc421018584"/>
      <w:bookmarkStart w:id="790" w:name="_Toc421025985"/>
      <w:bookmarkStart w:id="791" w:name="_Toc421026309"/>
      <w:bookmarkStart w:id="792" w:name="_Toc421119620"/>
      <w:bookmarkStart w:id="793" w:name="_Toc421719722"/>
      <w:bookmarkStart w:id="794" w:name="_Toc420428471"/>
      <w:bookmarkStart w:id="795" w:name="_Toc420428852"/>
      <w:bookmarkStart w:id="796" w:name="_Toc420428968"/>
      <w:bookmarkStart w:id="797" w:name="_Toc420487904"/>
      <w:bookmarkStart w:id="798" w:name="_Toc421007896"/>
      <w:bookmarkStart w:id="799" w:name="_Toc421016274"/>
      <w:bookmarkStart w:id="800" w:name="_Toc421018585"/>
      <w:bookmarkStart w:id="801" w:name="_Toc421025986"/>
      <w:bookmarkStart w:id="802" w:name="_Toc421026310"/>
      <w:bookmarkStart w:id="803" w:name="_Toc421119621"/>
      <w:bookmarkStart w:id="804" w:name="_Toc421719723"/>
      <w:bookmarkStart w:id="805" w:name="_Toc518903225"/>
      <w:bookmarkStart w:id="806" w:name="_Toc518903226"/>
      <w:bookmarkStart w:id="807" w:name="_Toc518903325"/>
      <w:bookmarkStart w:id="808" w:name="_Toc518903326"/>
      <w:bookmarkStart w:id="809" w:name="_Toc518903327"/>
      <w:bookmarkStart w:id="810" w:name="_Toc518903343"/>
      <w:bookmarkStart w:id="811" w:name="_Toc518903344"/>
      <w:bookmarkStart w:id="812" w:name="_Toc522275124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r w:rsidRPr="002B3428">
        <w:lastRenderedPageBreak/>
        <w:t>ETL-процессы</w:t>
      </w:r>
      <w:bookmarkEnd w:id="812"/>
    </w:p>
    <w:p w14:paraId="1BCF839D" w14:textId="77777777" w:rsidR="005A1EA6" w:rsidRDefault="005A1EA6" w:rsidP="005A1EA6">
      <w:pPr>
        <w:pStyle w:val="2"/>
        <w:rPr>
          <w:ins w:id="813" w:author="Роман Коротков" w:date="2018-08-17T13:17:00Z"/>
        </w:rPr>
      </w:pPr>
      <w:bookmarkStart w:id="814" w:name="_Toc518905224"/>
      <w:bookmarkStart w:id="815" w:name="_Toc522275125"/>
      <w:ins w:id="816" w:author="Роман Коротков" w:date="2018-08-17T13:17:00Z">
        <w:r>
          <w:t>Регулярные загрузки</w:t>
        </w:r>
        <w:bookmarkEnd w:id="814"/>
      </w:ins>
    </w:p>
    <w:tbl>
      <w:tblPr>
        <w:tblStyle w:val="aff6"/>
        <w:tblW w:w="9493" w:type="dxa"/>
        <w:tblLayout w:type="fixed"/>
        <w:tblLook w:val="04A0" w:firstRow="1" w:lastRow="0" w:firstColumn="1" w:lastColumn="0" w:noHBand="0" w:noVBand="1"/>
      </w:tblPr>
      <w:tblGrid>
        <w:gridCol w:w="2208"/>
        <w:gridCol w:w="2890"/>
        <w:gridCol w:w="1701"/>
        <w:gridCol w:w="2694"/>
      </w:tblGrid>
      <w:tr w:rsidR="005A1EA6" w14:paraId="28A04FDA" w14:textId="77777777" w:rsidTr="00BD2790">
        <w:trPr>
          <w:ins w:id="817" w:author="Роман Коротков" w:date="2018-08-17T13:17:00Z"/>
        </w:trPr>
        <w:tc>
          <w:tcPr>
            <w:tcW w:w="2208" w:type="dxa"/>
          </w:tcPr>
          <w:p w14:paraId="02F8E0BA" w14:textId="77777777" w:rsidR="005A1EA6" w:rsidRPr="00DA55E3" w:rsidRDefault="005A1EA6" w:rsidP="00BD2790">
            <w:pPr>
              <w:ind w:firstLine="0"/>
              <w:rPr>
                <w:ins w:id="818" w:author="Роман Коротков" w:date="2018-08-17T13:17:00Z"/>
                <w:lang w:eastAsia="en-US"/>
              </w:rPr>
            </w:pPr>
            <w:ins w:id="819" w:author="Роман Коротков" w:date="2018-08-17T13:17:00Z">
              <w:r>
                <w:rPr>
                  <w:lang w:val="en-US" w:eastAsia="en-US"/>
                </w:rPr>
                <w:t xml:space="preserve">REG </w:t>
              </w:r>
              <w:r>
                <w:rPr>
                  <w:lang w:eastAsia="en-US"/>
                </w:rPr>
                <w:t>поток</w:t>
              </w:r>
            </w:ins>
          </w:p>
        </w:tc>
        <w:tc>
          <w:tcPr>
            <w:tcW w:w="2890" w:type="dxa"/>
          </w:tcPr>
          <w:p w14:paraId="20D1E603" w14:textId="77777777" w:rsidR="005A1EA6" w:rsidRPr="00DA55E3" w:rsidRDefault="005A1EA6" w:rsidP="00BD2790">
            <w:pPr>
              <w:ind w:firstLine="0"/>
              <w:rPr>
                <w:ins w:id="820" w:author="Роман Коротков" w:date="2018-08-17T13:17:00Z"/>
                <w:lang w:eastAsia="en-US"/>
              </w:rPr>
            </w:pPr>
            <w:ins w:id="821" w:author="Роман Коротков" w:date="2018-08-17T13:17:00Z">
              <w:r>
                <w:rPr>
                  <w:lang w:val="en-US" w:eastAsia="en-US"/>
                </w:rPr>
                <w:t xml:space="preserve">CTL </w:t>
              </w:r>
              <w:r>
                <w:rPr>
                  <w:lang w:eastAsia="en-US"/>
                </w:rPr>
                <w:t>поток</w:t>
              </w:r>
            </w:ins>
          </w:p>
        </w:tc>
        <w:tc>
          <w:tcPr>
            <w:tcW w:w="1701" w:type="dxa"/>
          </w:tcPr>
          <w:p w14:paraId="2F71BB8A" w14:textId="77777777" w:rsidR="005A1EA6" w:rsidRDefault="005A1EA6" w:rsidP="00BD2790">
            <w:pPr>
              <w:ind w:firstLine="0"/>
              <w:rPr>
                <w:ins w:id="822" w:author="Роман Коротков" w:date="2018-08-17T13:17:00Z"/>
                <w:lang w:eastAsia="en-US"/>
              </w:rPr>
            </w:pPr>
            <w:proofErr w:type="spellStart"/>
            <w:ins w:id="823" w:author="Роман Коротков" w:date="2018-08-17T13:17:00Z">
              <w:r>
                <w:rPr>
                  <w:lang w:eastAsia="en-US"/>
                </w:rPr>
                <w:t>Пререквизиты</w:t>
              </w:r>
              <w:proofErr w:type="spellEnd"/>
            </w:ins>
          </w:p>
        </w:tc>
        <w:tc>
          <w:tcPr>
            <w:tcW w:w="2694" w:type="dxa"/>
          </w:tcPr>
          <w:p w14:paraId="39345B53" w14:textId="77777777" w:rsidR="005A1EA6" w:rsidRPr="00153AF3" w:rsidRDefault="005A1EA6" w:rsidP="00BD2790">
            <w:pPr>
              <w:ind w:firstLine="0"/>
              <w:rPr>
                <w:ins w:id="824" w:author="Роман Коротков" w:date="2018-08-17T13:17:00Z"/>
                <w:lang w:eastAsia="en-US"/>
              </w:rPr>
            </w:pPr>
            <w:ins w:id="825" w:author="Роман Коротков" w:date="2018-08-17T13:17:00Z">
              <w:r>
                <w:rPr>
                  <w:lang w:eastAsia="en-US"/>
                </w:rPr>
                <w:t>Примечание</w:t>
              </w:r>
            </w:ins>
          </w:p>
        </w:tc>
      </w:tr>
      <w:tr w:rsidR="005A1EA6" w:rsidRPr="00153AF3" w14:paraId="3516BD4F" w14:textId="77777777" w:rsidTr="00BD2790">
        <w:trPr>
          <w:ins w:id="826" w:author="Роман Коротков" w:date="2018-08-17T13:17:00Z"/>
        </w:trPr>
        <w:tc>
          <w:tcPr>
            <w:tcW w:w="2208" w:type="dxa"/>
          </w:tcPr>
          <w:p w14:paraId="292429BA" w14:textId="77777777" w:rsidR="005A1EA6" w:rsidRDefault="005A1EA6" w:rsidP="00BD2790">
            <w:pPr>
              <w:ind w:firstLine="0"/>
              <w:rPr>
                <w:ins w:id="827" w:author="Роман Коротков" w:date="2018-08-17T13:17:00Z"/>
                <w:lang w:eastAsia="en-US"/>
              </w:rPr>
            </w:pPr>
            <w:proofErr w:type="spellStart"/>
            <w:ins w:id="828" w:author="Роман Коротков" w:date="2018-08-17T13:17:00Z">
              <w:r w:rsidRPr="00DA55E3">
                <w:rPr>
                  <w:lang w:eastAsia="en-US"/>
                </w:rPr>
                <w:t>wf_reg_dmacrm_daily</w:t>
              </w:r>
              <w:proofErr w:type="spellEnd"/>
            </w:ins>
          </w:p>
        </w:tc>
        <w:tc>
          <w:tcPr>
            <w:tcW w:w="2890" w:type="dxa"/>
          </w:tcPr>
          <w:p w14:paraId="6B617BA4" w14:textId="77777777" w:rsidR="005A1EA6" w:rsidRPr="00DA55E3" w:rsidRDefault="005A1EA6" w:rsidP="00BD2790">
            <w:pPr>
              <w:ind w:firstLine="0"/>
              <w:rPr>
                <w:ins w:id="829" w:author="Роман Коротков" w:date="2018-08-17T13:17:00Z"/>
                <w:lang w:val="en-US" w:eastAsia="en-US"/>
              </w:rPr>
            </w:pPr>
            <w:proofErr w:type="spellStart"/>
            <w:ins w:id="830" w:author="Роман Коротков" w:date="2018-08-17T13:17:00Z">
              <w:r w:rsidRPr="00DA55E3">
                <w:rPr>
                  <w:lang w:val="en-US" w:eastAsia="en-US"/>
                </w:rPr>
                <w:t>wf_ctl_dmacrm_daily_dictionaries</w:t>
              </w:r>
              <w:proofErr w:type="spellEnd"/>
            </w:ins>
          </w:p>
        </w:tc>
        <w:tc>
          <w:tcPr>
            <w:tcW w:w="1701" w:type="dxa"/>
          </w:tcPr>
          <w:p w14:paraId="15D12FD4" w14:textId="77777777" w:rsidR="005A1EA6" w:rsidRPr="00153AF3" w:rsidRDefault="005A1EA6" w:rsidP="00BD2790">
            <w:pPr>
              <w:ind w:firstLine="0"/>
              <w:rPr>
                <w:ins w:id="831" w:author="Роман Коротков" w:date="2018-08-17T13:17:00Z"/>
                <w:lang w:eastAsia="en-US"/>
              </w:rPr>
            </w:pPr>
            <w:ins w:id="832" w:author="Роман Коротков" w:date="2018-08-17T13:17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15248533" w14:textId="48155E77" w:rsidR="005A1EA6" w:rsidRPr="00153AF3" w:rsidRDefault="005A1EA6" w:rsidP="00BD2790">
            <w:pPr>
              <w:ind w:firstLine="0"/>
              <w:rPr>
                <w:ins w:id="833" w:author="Роман Коротков" w:date="2018-08-17T13:17:00Z"/>
                <w:lang w:eastAsia="en-US"/>
              </w:rPr>
            </w:pPr>
            <w:ins w:id="834" w:author="Роман Коротков" w:date="2018-08-17T13:17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dmacrm</w:t>
              </w:r>
              <w:proofErr w:type="spellEnd"/>
            </w:ins>
          </w:p>
        </w:tc>
      </w:tr>
      <w:tr w:rsidR="005A1EA6" w:rsidRPr="00153AF3" w14:paraId="6B61FA93" w14:textId="77777777" w:rsidTr="00BD2790">
        <w:trPr>
          <w:ins w:id="835" w:author="Роман Коротков" w:date="2018-08-17T13:17:00Z"/>
        </w:trPr>
        <w:tc>
          <w:tcPr>
            <w:tcW w:w="2208" w:type="dxa"/>
          </w:tcPr>
          <w:p w14:paraId="446959FD" w14:textId="77777777" w:rsidR="005A1EA6" w:rsidRPr="00DA55E3" w:rsidRDefault="005A1EA6" w:rsidP="00BD2790">
            <w:pPr>
              <w:ind w:firstLine="0"/>
              <w:rPr>
                <w:ins w:id="836" w:author="Роман Коротков" w:date="2018-08-17T13:17:00Z"/>
                <w:lang w:eastAsia="en-US"/>
              </w:rPr>
            </w:pPr>
            <w:proofErr w:type="spellStart"/>
            <w:ins w:id="837" w:author="Роман Коротков" w:date="2018-08-17T13:17:00Z">
              <w:r w:rsidRPr="00DA55E3">
                <w:rPr>
                  <w:lang w:eastAsia="en-US"/>
                </w:rPr>
                <w:t>wf_reg_dmacrm_daily</w:t>
              </w:r>
              <w:proofErr w:type="spellEnd"/>
            </w:ins>
          </w:p>
        </w:tc>
        <w:tc>
          <w:tcPr>
            <w:tcW w:w="2890" w:type="dxa"/>
          </w:tcPr>
          <w:p w14:paraId="18AE1408" w14:textId="77777777" w:rsidR="005A1EA6" w:rsidRPr="00DA55E3" w:rsidRDefault="005A1EA6" w:rsidP="00BD2790">
            <w:pPr>
              <w:ind w:firstLine="0"/>
              <w:rPr>
                <w:ins w:id="838" w:author="Роман Коротков" w:date="2018-08-17T13:17:00Z"/>
                <w:lang w:val="en-US" w:eastAsia="en-US"/>
              </w:rPr>
            </w:pPr>
            <w:proofErr w:type="spellStart"/>
            <w:ins w:id="839" w:author="Роман Коротков" w:date="2018-08-17T13:17:00Z">
              <w:r w:rsidRPr="00DA55E3">
                <w:rPr>
                  <w:lang w:val="en-US" w:eastAsia="en-US"/>
                </w:rPr>
                <w:t>wf_ctl_dmacrm_daily_facts</w:t>
              </w:r>
              <w:proofErr w:type="spellEnd"/>
            </w:ins>
          </w:p>
        </w:tc>
        <w:tc>
          <w:tcPr>
            <w:tcW w:w="1701" w:type="dxa"/>
          </w:tcPr>
          <w:p w14:paraId="69433791" w14:textId="77777777" w:rsidR="005A1EA6" w:rsidRPr="00153AF3" w:rsidRDefault="005A1EA6" w:rsidP="00BD2790">
            <w:pPr>
              <w:ind w:firstLine="0"/>
              <w:rPr>
                <w:ins w:id="840" w:author="Роман Коротков" w:date="2018-08-17T13:17:00Z"/>
                <w:lang w:eastAsia="en-US"/>
              </w:rPr>
            </w:pPr>
            <w:ins w:id="841" w:author="Роман Коротков" w:date="2018-08-17T13:17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52B7AC83" w14:textId="77777777" w:rsidR="005A1EA6" w:rsidRPr="00153AF3" w:rsidRDefault="005A1EA6" w:rsidP="00BD2790">
            <w:pPr>
              <w:ind w:firstLine="0"/>
              <w:rPr>
                <w:ins w:id="842" w:author="Роман Коротков" w:date="2018-08-17T13:17:00Z"/>
                <w:lang w:eastAsia="en-US"/>
              </w:rPr>
            </w:pPr>
            <w:ins w:id="843" w:author="Роман Коротков" w:date="2018-08-17T13:17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dmacrm</w:t>
              </w:r>
              <w:proofErr w:type="spellEnd"/>
            </w:ins>
          </w:p>
        </w:tc>
      </w:tr>
      <w:tr w:rsidR="00274EF0" w:rsidRPr="00DB47D9" w14:paraId="4B1827F7" w14:textId="77777777" w:rsidTr="00BD2790">
        <w:trPr>
          <w:ins w:id="844" w:author="Бижанов Руслан Жиенеевич" w:date="2018-08-21T17:48:00Z"/>
        </w:trPr>
        <w:tc>
          <w:tcPr>
            <w:tcW w:w="2208" w:type="dxa"/>
          </w:tcPr>
          <w:p w14:paraId="4A123E81" w14:textId="3660D86D" w:rsidR="00274EF0" w:rsidRPr="00DA55E3" w:rsidRDefault="00DB47D9" w:rsidP="00BD2790">
            <w:pPr>
              <w:ind w:firstLine="0"/>
              <w:rPr>
                <w:ins w:id="845" w:author="Бижанов Руслан Жиенеевич" w:date="2018-08-21T17:48:00Z"/>
                <w:lang w:eastAsia="en-US"/>
              </w:rPr>
            </w:pPr>
            <w:proofErr w:type="spellStart"/>
            <w:ins w:id="846" w:author="Бижанов Руслан Жиенеевич" w:date="2018-08-21T17:50:00Z">
              <w:r w:rsidRPr="00DB47D9">
                <w:rPr>
                  <w:lang w:eastAsia="en-US"/>
                </w:rPr>
                <w:t>wf_reg_dmacrm_monthly</w:t>
              </w:r>
            </w:ins>
            <w:proofErr w:type="spellEnd"/>
          </w:p>
        </w:tc>
        <w:tc>
          <w:tcPr>
            <w:tcW w:w="2890" w:type="dxa"/>
          </w:tcPr>
          <w:p w14:paraId="38F4B095" w14:textId="7AD2A110" w:rsidR="00274EF0" w:rsidRPr="00DA55E3" w:rsidRDefault="00DB47D9" w:rsidP="00BD2790">
            <w:pPr>
              <w:ind w:firstLine="0"/>
              <w:rPr>
                <w:ins w:id="847" w:author="Бижанов Руслан Жиенеевич" w:date="2018-08-21T17:48:00Z"/>
                <w:lang w:val="en-US" w:eastAsia="en-US"/>
              </w:rPr>
            </w:pPr>
            <w:ins w:id="848" w:author="Бижанов Руслан Жиенеевич" w:date="2018-08-21T17:49:00Z">
              <w:r w:rsidRPr="00DB47D9">
                <w:rPr>
                  <w:lang w:val="en-US" w:eastAsia="en-US"/>
                </w:rPr>
                <w:t>wf_ctl_dmacrm_monthly_day4_facts</w:t>
              </w:r>
            </w:ins>
          </w:p>
        </w:tc>
        <w:tc>
          <w:tcPr>
            <w:tcW w:w="1701" w:type="dxa"/>
          </w:tcPr>
          <w:p w14:paraId="1E27162E" w14:textId="6742172B" w:rsidR="00274EF0" w:rsidRPr="00DB47D9" w:rsidRDefault="00DB47D9" w:rsidP="00BD2790">
            <w:pPr>
              <w:ind w:firstLine="0"/>
              <w:rPr>
                <w:ins w:id="849" w:author="Бижанов Руслан Жиенеевич" w:date="2018-08-21T17:48:00Z"/>
                <w:lang w:val="en-US" w:eastAsia="en-US"/>
              </w:rPr>
            </w:pPr>
            <w:ins w:id="850" w:author="Бижанов Руслан Жиенеевич" w:date="2018-08-21T17:5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5C8A9237" w14:textId="34B3AE35" w:rsidR="00274EF0" w:rsidRPr="00DB47D9" w:rsidRDefault="00DB47D9" w:rsidP="00BD2790">
            <w:pPr>
              <w:ind w:firstLine="0"/>
              <w:rPr>
                <w:ins w:id="851" w:author="Бижанов Руслан Жиенеевич" w:date="2018-08-21T17:48:00Z"/>
                <w:lang w:eastAsia="en-US"/>
              </w:rPr>
            </w:pPr>
            <w:ins w:id="852" w:author="Бижанов Руслан Жиенеевич" w:date="2018-08-21T17:52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dmacrm</w:t>
              </w:r>
            </w:ins>
            <w:proofErr w:type="spellEnd"/>
          </w:p>
        </w:tc>
      </w:tr>
      <w:tr w:rsidR="00274EF0" w:rsidRPr="00DB47D9" w14:paraId="094D54CB" w14:textId="77777777" w:rsidTr="00BD2790">
        <w:trPr>
          <w:ins w:id="853" w:author="Бижанов Руслан Жиенеевич" w:date="2018-08-21T17:48:00Z"/>
        </w:trPr>
        <w:tc>
          <w:tcPr>
            <w:tcW w:w="2208" w:type="dxa"/>
          </w:tcPr>
          <w:p w14:paraId="78C1FC5A" w14:textId="01BEB98F" w:rsidR="00274EF0" w:rsidRPr="00DB47D9" w:rsidRDefault="00DB47D9" w:rsidP="00BD2790">
            <w:pPr>
              <w:ind w:firstLine="0"/>
              <w:rPr>
                <w:ins w:id="854" w:author="Бижанов Руслан Жиенеевич" w:date="2018-08-21T17:48:00Z"/>
                <w:lang w:val="en-US" w:eastAsia="en-US"/>
              </w:rPr>
            </w:pPr>
            <w:proofErr w:type="spellStart"/>
            <w:ins w:id="855" w:author="Бижанов Руслан Жиенеевич" w:date="2018-08-21T17:50:00Z">
              <w:r w:rsidRPr="00DB47D9">
                <w:rPr>
                  <w:lang w:val="en-US" w:eastAsia="en-US"/>
                </w:rPr>
                <w:t>wf_reg_dmrb_daily</w:t>
              </w:r>
            </w:ins>
            <w:proofErr w:type="spellEnd"/>
          </w:p>
        </w:tc>
        <w:tc>
          <w:tcPr>
            <w:tcW w:w="2890" w:type="dxa"/>
          </w:tcPr>
          <w:p w14:paraId="44FB0FCB" w14:textId="538DDCB2" w:rsidR="00274EF0" w:rsidRPr="00DA55E3" w:rsidRDefault="00DB47D9" w:rsidP="00BD2790">
            <w:pPr>
              <w:ind w:firstLine="0"/>
              <w:rPr>
                <w:ins w:id="856" w:author="Бижанов Руслан Жиенеевич" w:date="2018-08-21T17:48:00Z"/>
                <w:lang w:val="en-US" w:eastAsia="en-US"/>
              </w:rPr>
            </w:pPr>
            <w:proofErr w:type="spellStart"/>
            <w:ins w:id="857" w:author="Бижанов Руслан Жиенеевич" w:date="2018-08-21T17:49:00Z">
              <w:r w:rsidRPr="00DB47D9">
                <w:rPr>
                  <w:lang w:val="en-US" w:eastAsia="en-US"/>
                </w:rPr>
                <w:t>wf_ctl_dmrb_daily_dictionaries</w:t>
              </w:r>
            </w:ins>
            <w:proofErr w:type="spellEnd"/>
          </w:p>
        </w:tc>
        <w:tc>
          <w:tcPr>
            <w:tcW w:w="1701" w:type="dxa"/>
          </w:tcPr>
          <w:p w14:paraId="6E99A567" w14:textId="11C97D04" w:rsidR="00274EF0" w:rsidRPr="00DB47D9" w:rsidRDefault="00DB47D9" w:rsidP="00BD2790">
            <w:pPr>
              <w:ind w:firstLine="0"/>
              <w:rPr>
                <w:ins w:id="858" w:author="Бижанов Руслан Жиенеевич" w:date="2018-08-21T17:48:00Z"/>
                <w:lang w:val="en-US" w:eastAsia="en-US"/>
              </w:rPr>
            </w:pPr>
            <w:ins w:id="859" w:author="Бижанов Руслан Жиенеевич" w:date="2018-08-21T17:5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176B4546" w14:textId="65CC57E2" w:rsidR="00274EF0" w:rsidRPr="00DB47D9" w:rsidRDefault="00DB47D9" w:rsidP="00BD2790">
            <w:pPr>
              <w:ind w:firstLine="0"/>
              <w:rPr>
                <w:ins w:id="860" w:author="Бижанов Руслан Жиенеевич" w:date="2018-08-21T17:48:00Z"/>
                <w:lang w:eastAsia="en-US"/>
              </w:rPr>
            </w:pPr>
            <w:ins w:id="861" w:author="Бижанов Руслан Жиенеевич" w:date="2018-08-21T17:52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</w:t>
              </w:r>
              <w:r w:rsidRPr="00DB47D9">
                <w:rPr>
                  <w:lang w:val="en-US" w:eastAsia="en-US"/>
                </w:rPr>
                <w:t>mrb</w:t>
              </w:r>
            </w:ins>
            <w:proofErr w:type="spellEnd"/>
          </w:p>
        </w:tc>
      </w:tr>
      <w:tr w:rsidR="00274EF0" w:rsidRPr="00DB47D9" w14:paraId="1CEB7EF9" w14:textId="77777777" w:rsidTr="00BD2790">
        <w:trPr>
          <w:ins w:id="862" w:author="Бижанов Руслан Жиенеевич" w:date="2018-08-21T17:48:00Z"/>
        </w:trPr>
        <w:tc>
          <w:tcPr>
            <w:tcW w:w="2208" w:type="dxa"/>
          </w:tcPr>
          <w:p w14:paraId="76BA925C" w14:textId="1994227C" w:rsidR="00274EF0" w:rsidRPr="00DB47D9" w:rsidRDefault="00DB47D9" w:rsidP="00BD2790">
            <w:pPr>
              <w:ind w:firstLine="0"/>
              <w:rPr>
                <w:ins w:id="863" w:author="Бижанов Руслан Жиенеевич" w:date="2018-08-21T17:48:00Z"/>
                <w:lang w:val="en-US" w:eastAsia="en-US"/>
              </w:rPr>
            </w:pPr>
            <w:proofErr w:type="spellStart"/>
            <w:ins w:id="864" w:author="Бижанов Руслан Жиенеевич" w:date="2018-08-21T17:50:00Z">
              <w:r w:rsidRPr="00DB47D9">
                <w:rPr>
                  <w:lang w:val="en-US" w:eastAsia="en-US"/>
                </w:rPr>
                <w:t>wf_reg_dmrb_daily</w:t>
              </w:r>
            </w:ins>
            <w:proofErr w:type="spellEnd"/>
          </w:p>
        </w:tc>
        <w:tc>
          <w:tcPr>
            <w:tcW w:w="2890" w:type="dxa"/>
          </w:tcPr>
          <w:p w14:paraId="6E8DD07A" w14:textId="7A92C772" w:rsidR="00274EF0" w:rsidRPr="00DA55E3" w:rsidRDefault="00DB47D9" w:rsidP="00BD2790">
            <w:pPr>
              <w:ind w:firstLine="0"/>
              <w:rPr>
                <w:ins w:id="865" w:author="Бижанов Руслан Жиенеевич" w:date="2018-08-21T17:48:00Z"/>
                <w:lang w:val="en-US" w:eastAsia="en-US"/>
              </w:rPr>
            </w:pPr>
            <w:proofErr w:type="spellStart"/>
            <w:ins w:id="866" w:author="Бижанов Руслан Жиенеевич" w:date="2018-08-21T17:49:00Z">
              <w:r w:rsidRPr="00DB47D9">
                <w:rPr>
                  <w:lang w:val="en-US" w:eastAsia="en-US"/>
                </w:rPr>
                <w:t>wf_ctl_dmrb_daily_facts</w:t>
              </w:r>
            </w:ins>
            <w:proofErr w:type="spellEnd"/>
          </w:p>
        </w:tc>
        <w:tc>
          <w:tcPr>
            <w:tcW w:w="1701" w:type="dxa"/>
          </w:tcPr>
          <w:p w14:paraId="5183B84D" w14:textId="7C455799" w:rsidR="00274EF0" w:rsidRPr="00DB47D9" w:rsidRDefault="00DB47D9" w:rsidP="00BD2790">
            <w:pPr>
              <w:ind w:firstLine="0"/>
              <w:rPr>
                <w:ins w:id="867" w:author="Бижанов Руслан Жиенеевич" w:date="2018-08-21T17:48:00Z"/>
                <w:lang w:val="en-US" w:eastAsia="en-US"/>
              </w:rPr>
            </w:pPr>
            <w:ins w:id="868" w:author="Бижанов Руслан Жиенеевич" w:date="2018-08-21T17:5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45425609" w14:textId="7081FA05" w:rsidR="00274EF0" w:rsidRPr="00DB47D9" w:rsidRDefault="00DB47D9" w:rsidP="00BD2790">
            <w:pPr>
              <w:ind w:firstLine="0"/>
              <w:rPr>
                <w:ins w:id="869" w:author="Бижанов Руслан Жиенеевич" w:date="2018-08-21T17:48:00Z"/>
                <w:lang w:eastAsia="en-US"/>
              </w:rPr>
            </w:pPr>
            <w:ins w:id="870" w:author="Бижанов Руслан Жиенеевич" w:date="2018-08-21T17:52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</w:t>
              </w:r>
              <w:r w:rsidRPr="00DB47D9">
                <w:rPr>
                  <w:lang w:val="en-US" w:eastAsia="en-US"/>
                </w:rPr>
                <w:t>mrb</w:t>
              </w:r>
            </w:ins>
            <w:proofErr w:type="spellEnd"/>
          </w:p>
        </w:tc>
      </w:tr>
      <w:tr w:rsidR="00DB47D9" w:rsidRPr="00DB47D9" w14:paraId="758BEE59" w14:textId="77777777" w:rsidTr="00BD2790">
        <w:trPr>
          <w:ins w:id="871" w:author="Бижанов Руслан Жиенеевич" w:date="2018-08-21T17:49:00Z"/>
        </w:trPr>
        <w:tc>
          <w:tcPr>
            <w:tcW w:w="2208" w:type="dxa"/>
          </w:tcPr>
          <w:p w14:paraId="5EA725C7" w14:textId="376C5FAE" w:rsidR="00DB47D9" w:rsidRPr="00DB47D9" w:rsidRDefault="00DB47D9" w:rsidP="00BD2790">
            <w:pPr>
              <w:ind w:firstLine="0"/>
              <w:rPr>
                <w:ins w:id="872" w:author="Бижанов Руслан Жиенеевич" w:date="2018-08-21T17:49:00Z"/>
                <w:lang w:val="en-US" w:eastAsia="en-US"/>
              </w:rPr>
            </w:pPr>
            <w:proofErr w:type="spellStart"/>
            <w:ins w:id="873" w:author="Бижанов Руслан Жиенеевич" w:date="2018-08-21T17:50:00Z">
              <w:r w:rsidRPr="00DB47D9">
                <w:rPr>
                  <w:lang w:val="en-US" w:eastAsia="en-US"/>
                </w:rPr>
                <w:t>wf_reg_dwh_daily</w:t>
              </w:r>
            </w:ins>
            <w:proofErr w:type="spellEnd"/>
          </w:p>
        </w:tc>
        <w:tc>
          <w:tcPr>
            <w:tcW w:w="2890" w:type="dxa"/>
          </w:tcPr>
          <w:p w14:paraId="4D61352F" w14:textId="4DBA3622" w:rsidR="00DB47D9" w:rsidRPr="00DB47D9" w:rsidRDefault="00DB47D9" w:rsidP="00BD2790">
            <w:pPr>
              <w:ind w:firstLine="0"/>
              <w:rPr>
                <w:ins w:id="874" w:author="Бижанов Руслан Жиенеевич" w:date="2018-08-21T17:49:00Z"/>
                <w:lang w:val="en-US" w:eastAsia="en-US"/>
              </w:rPr>
            </w:pPr>
            <w:proofErr w:type="spellStart"/>
            <w:ins w:id="875" w:author="Бижанов Руслан Жиенеевич" w:date="2018-08-21T17:49:00Z">
              <w:r w:rsidRPr="00DB47D9">
                <w:rPr>
                  <w:lang w:val="en-US" w:eastAsia="en-US"/>
                </w:rPr>
                <w:t>wf_ctl_dwh_daily_dictionaries</w:t>
              </w:r>
              <w:proofErr w:type="spellEnd"/>
            </w:ins>
          </w:p>
        </w:tc>
        <w:tc>
          <w:tcPr>
            <w:tcW w:w="1701" w:type="dxa"/>
          </w:tcPr>
          <w:p w14:paraId="25422983" w14:textId="3E731425" w:rsidR="00DB47D9" w:rsidRPr="00DB47D9" w:rsidRDefault="00DB47D9" w:rsidP="00BD2790">
            <w:pPr>
              <w:ind w:firstLine="0"/>
              <w:rPr>
                <w:ins w:id="876" w:author="Бижанов Руслан Жиенеевич" w:date="2018-08-21T17:49:00Z"/>
                <w:lang w:val="en-US" w:eastAsia="en-US"/>
              </w:rPr>
            </w:pPr>
            <w:ins w:id="877" w:author="Бижанов Руслан Жиенеевич" w:date="2018-08-21T17:5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763F4D78" w14:textId="783CE296" w:rsidR="00DB47D9" w:rsidRPr="00DB47D9" w:rsidRDefault="00DB47D9" w:rsidP="00BD2790">
            <w:pPr>
              <w:ind w:firstLine="0"/>
              <w:rPr>
                <w:ins w:id="878" w:author="Бижанов Руслан Жиенеевич" w:date="2018-08-21T17:49:00Z"/>
                <w:lang w:eastAsia="en-US"/>
              </w:rPr>
            </w:pPr>
            <w:ins w:id="879" w:author="Бижанов Руслан Жиенеевич" w:date="2018-08-21T17:52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dwh</w:t>
              </w:r>
            </w:ins>
            <w:proofErr w:type="spellEnd"/>
          </w:p>
        </w:tc>
      </w:tr>
      <w:tr w:rsidR="00DB47D9" w:rsidRPr="00DB47D9" w14:paraId="5DEE137B" w14:textId="77777777" w:rsidTr="00BD2790">
        <w:trPr>
          <w:ins w:id="880" w:author="Бижанов Руслан Жиенеевич" w:date="2018-08-21T17:49:00Z"/>
        </w:trPr>
        <w:tc>
          <w:tcPr>
            <w:tcW w:w="2208" w:type="dxa"/>
          </w:tcPr>
          <w:p w14:paraId="1443D2FB" w14:textId="6548BE3B" w:rsidR="00DB47D9" w:rsidRPr="00DB47D9" w:rsidRDefault="00DB47D9" w:rsidP="00BD2790">
            <w:pPr>
              <w:ind w:firstLine="0"/>
              <w:rPr>
                <w:ins w:id="881" w:author="Бижанов Руслан Жиенеевич" w:date="2018-08-21T17:49:00Z"/>
                <w:lang w:val="en-US" w:eastAsia="en-US"/>
              </w:rPr>
            </w:pPr>
            <w:proofErr w:type="spellStart"/>
            <w:ins w:id="882" w:author="Бижанов Руслан Жиенеевич" w:date="2018-08-21T17:51:00Z">
              <w:r w:rsidRPr="00DB47D9">
                <w:rPr>
                  <w:lang w:val="en-US" w:eastAsia="en-US"/>
                </w:rPr>
                <w:t>wf_reg_dwh_daily</w:t>
              </w:r>
            </w:ins>
            <w:proofErr w:type="spellEnd"/>
          </w:p>
        </w:tc>
        <w:tc>
          <w:tcPr>
            <w:tcW w:w="2890" w:type="dxa"/>
          </w:tcPr>
          <w:p w14:paraId="0901AA66" w14:textId="2B87BEC8" w:rsidR="00DB47D9" w:rsidRPr="00DB47D9" w:rsidRDefault="00DB47D9" w:rsidP="00BD2790">
            <w:pPr>
              <w:ind w:firstLine="0"/>
              <w:rPr>
                <w:ins w:id="883" w:author="Бижанов Руслан Жиенеевич" w:date="2018-08-21T17:49:00Z"/>
                <w:lang w:val="en-US" w:eastAsia="en-US"/>
              </w:rPr>
            </w:pPr>
            <w:proofErr w:type="spellStart"/>
            <w:ins w:id="884" w:author="Бижанов Руслан Жиенеевич" w:date="2018-08-21T17:49:00Z">
              <w:r w:rsidRPr="00DB47D9">
                <w:rPr>
                  <w:lang w:val="en-US" w:eastAsia="en-US"/>
                </w:rPr>
                <w:t>wf_ctl_dwh_daily_facts</w:t>
              </w:r>
              <w:proofErr w:type="spellEnd"/>
            </w:ins>
          </w:p>
        </w:tc>
        <w:tc>
          <w:tcPr>
            <w:tcW w:w="1701" w:type="dxa"/>
          </w:tcPr>
          <w:p w14:paraId="1FF2BBE9" w14:textId="6ADDA980" w:rsidR="00DB47D9" w:rsidRPr="00DB47D9" w:rsidRDefault="00DB47D9" w:rsidP="00BD2790">
            <w:pPr>
              <w:ind w:firstLine="0"/>
              <w:rPr>
                <w:ins w:id="885" w:author="Бижанов Руслан Жиенеевич" w:date="2018-08-21T17:49:00Z"/>
                <w:lang w:val="en-US" w:eastAsia="en-US"/>
              </w:rPr>
            </w:pPr>
            <w:ins w:id="886" w:author="Бижанов Руслан Жиенеевич" w:date="2018-08-21T17:5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3E1F9D9B" w14:textId="38C59CA3" w:rsidR="00DB47D9" w:rsidRPr="00DB47D9" w:rsidRDefault="00DB47D9" w:rsidP="00BD2790">
            <w:pPr>
              <w:ind w:firstLine="0"/>
              <w:rPr>
                <w:ins w:id="887" w:author="Бижанов Руслан Жиенеевич" w:date="2018-08-21T17:49:00Z"/>
                <w:lang w:eastAsia="en-US"/>
              </w:rPr>
            </w:pPr>
            <w:ins w:id="888" w:author="Бижанов Руслан Жиенеевич" w:date="2018-08-21T17:52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r>
                <w:rPr>
                  <w:lang w:val="en-US" w:eastAsia="en-US"/>
                </w:rPr>
                <w:t>dwh</w:t>
              </w:r>
            </w:ins>
          </w:p>
        </w:tc>
      </w:tr>
      <w:tr w:rsidR="00857AF0" w:rsidRPr="00857AF0" w14:paraId="2619A79B" w14:textId="77777777" w:rsidTr="00BD2790">
        <w:trPr>
          <w:ins w:id="889" w:author="Бижанов Руслан Жиенеевич" w:date="2018-08-22T18:08:00Z"/>
        </w:trPr>
        <w:tc>
          <w:tcPr>
            <w:tcW w:w="2208" w:type="dxa"/>
          </w:tcPr>
          <w:p w14:paraId="5A5A8AD6" w14:textId="53DF9701" w:rsidR="00857AF0" w:rsidRPr="00DB47D9" w:rsidRDefault="00857AF0" w:rsidP="00BD2790">
            <w:pPr>
              <w:ind w:firstLine="0"/>
              <w:rPr>
                <w:ins w:id="890" w:author="Бижанов Руслан Жиенеевич" w:date="2018-08-22T18:08:00Z"/>
                <w:lang w:val="en-US" w:eastAsia="en-US"/>
              </w:rPr>
            </w:pPr>
            <w:proofErr w:type="spellStart"/>
            <w:ins w:id="891" w:author="Бижанов Руслан Жиенеевич" w:date="2018-08-22T18:08:00Z">
              <w:r w:rsidRPr="00857AF0">
                <w:rPr>
                  <w:lang w:val="en-US" w:eastAsia="en-US"/>
                </w:rPr>
                <w:t>wf_reg_dmfr_daily</w:t>
              </w:r>
              <w:proofErr w:type="spellEnd"/>
            </w:ins>
          </w:p>
        </w:tc>
        <w:tc>
          <w:tcPr>
            <w:tcW w:w="2890" w:type="dxa"/>
          </w:tcPr>
          <w:p w14:paraId="5E8D2B2D" w14:textId="2ECD0190" w:rsidR="00857AF0" w:rsidRPr="00DB47D9" w:rsidRDefault="00857AF0" w:rsidP="00BD2790">
            <w:pPr>
              <w:ind w:firstLine="0"/>
              <w:rPr>
                <w:ins w:id="892" w:author="Бижанов Руслан Жиенеевич" w:date="2018-08-22T18:08:00Z"/>
                <w:lang w:val="en-US" w:eastAsia="en-US"/>
              </w:rPr>
            </w:pPr>
            <w:proofErr w:type="spellStart"/>
            <w:ins w:id="893" w:author="Бижанов Руслан Жиенеевич" w:date="2018-08-22T18:09:00Z">
              <w:r w:rsidRPr="00857AF0">
                <w:rPr>
                  <w:lang w:val="en-US" w:eastAsia="en-US"/>
                </w:rPr>
                <w:t>wf_ctl_dmfr_daily_dictionaries</w:t>
              </w:r>
            </w:ins>
            <w:proofErr w:type="spellEnd"/>
          </w:p>
        </w:tc>
        <w:tc>
          <w:tcPr>
            <w:tcW w:w="1701" w:type="dxa"/>
          </w:tcPr>
          <w:p w14:paraId="68BE4BB7" w14:textId="58FF85F0" w:rsidR="00857AF0" w:rsidRPr="00857AF0" w:rsidRDefault="00857AF0" w:rsidP="00BD2790">
            <w:pPr>
              <w:ind w:firstLine="0"/>
              <w:rPr>
                <w:ins w:id="894" w:author="Бижанов Руслан Жиенеевич" w:date="2018-08-22T18:08:00Z"/>
                <w:lang w:val="en-US" w:eastAsia="en-US"/>
              </w:rPr>
            </w:pPr>
            <w:ins w:id="895" w:author="Бижанов Руслан Жиенеевич" w:date="2018-08-22T18:09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676B9AAC" w14:textId="0F8E4513" w:rsidR="00857AF0" w:rsidRPr="00857AF0" w:rsidRDefault="00857AF0" w:rsidP="00BD2790">
            <w:pPr>
              <w:ind w:firstLine="0"/>
              <w:rPr>
                <w:ins w:id="896" w:author="Бижанов Руслан Жиенеевич" w:date="2018-08-22T18:08:00Z"/>
                <w:lang w:eastAsia="en-US"/>
              </w:rPr>
            </w:pPr>
            <w:ins w:id="897" w:author="Бижанов Руслан Жиенеевич" w:date="2018-08-22T18:09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dmfr</w:t>
              </w:r>
            </w:ins>
            <w:proofErr w:type="spellEnd"/>
          </w:p>
        </w:tc>
      </w:tr>
      <w:tr w:rsidR="00857AF0" w:rsidRPr="00857AF0" w14:paraId="469BE5F8" w14:textId="77777777" w:rsidTr="00BD2790">
        <w:trPr>
          <w:ins w:id="898" w:author="Бижанов Руслан Жиенеевич" w:date="2018-08-22T18:08:00Z"/>
        </w:trPr>
        <w:tc>
          <w:tcPr>
            <w:tcW w:w="2208" w:type="dxa"/>
          </w:tcPr>
          <w:p w14:paraId="417C2616" w14:textId="204A42D4" w:rsidR="00857AF0" w:rsidRPr="00DB47D9" w:rsidRDefault="00857AF0" w:rsidP="00BD2790">
            <w:pPr>
              <w:ind w:firstLine="0"/>
              <w:rPr>
                <w:ins w:id="899" w:author="Бижанов Руслан Жиенеевич" w:date="2018-08-22T18:08:00Z"/>
                <w:lang w:val="en-US" w:eastAsia="en-US"/>
              </w:rPr>
            </w:pPr>
            <w:proofErr w:type="spellStart"/>
            <w:ins w:id="900" w:author="Бижанов Руслан Жиенеевич" w:date="2018-08-22T18:09:00Z">
              <w:r w:rsidRPr="00857AF0">
                <w:rPr>
                  <w:lang w:val="en-US" w:eastAsia="en-US"/>
                </w:rPr>
                <w:t>wf_reg_dmfr_daily</w:t>
              </w:r>
            </w:ins>
            <w:proofErr w:type="spellEnd"/>
          </w:p>
        </w:tc>
        <w:tc>
          <w:tcPr>
            <w:tcW w:w="2890" w:type="dxa"/>
          </w:tcPr>
          <w:p w14:paraId="52CDF973" w14:textId="280A8F99" w:rsidR="00857AF0" w:rsidRPr="00DB47D9" w:rsidRDefault="00857AF0" w:rsidP="00BD2790">
            <w:pPr>
              <w:ind w:firstLine="0"/>
              <w:rPr>
                <w:ins w:id="901" w:author="Бижанов Руслан Жиенеевич" w:date="2018-08-22T18:08:00Z"/>
                <w:lang w:val="en-US" w:eastAsia="en-US"/>
              </w:rPr>
            </w:pPr>
            <w:proofErr w:type="spellStart"/>
            <w:ins w:id="902" w:author="Бижанов Руслан Жиенеевич" w:date="2018-08-22T18:09:00Z">
              <w:r w:rsidRPr="00857AF0">
                <w:rPr>
                  <w:lang w:val="en-US" w:eastAsia="en-US"/>
                </w:rPr>
                <w:t>wf_ctl_dmfr_daily_facts</w:t>
              </w:r>
            </w:ins>
            <w:proofErr w:type="spellEnd"/>
          </w:p>
        </w:tc>
        <w:tc>
          <w:tcPr>
            <w:tcW w:w="1701" w:type="dxa"/>
          </w:tcPr>
          <w:p w14:paraId="42E79A5A" w14:textId="40B16668" w:rsidR="00857AF0" w:rsidRPr="00857AF0" w:rsidRDefault="00857AF0" w:rsidP="00BD2790">
            <w:pPr>
              <w:ind w:firstLine="0"/>
              <w:rPr>
                <w:ins w:id="903" w:author="Бижанов Руслан Жиенеевич" w:date="2018-08-22T18:08:00Z"/>
                <w:lang w:val="en-US" w:eastAsia="en-US"/>
              </w:rPr>
            </w:pPr>
            <w:ins w:id="904" w:author="Бижанов Руслан Жиенеевич" w:date="2018-08-22T18:09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4A1945E9" w14:textId="7633FF38" w:rsidR="00857AF0" w:rsidRPr="00857AF0" w:rsidRDefault="00857AF0" w:rsidP="00BD2790">
            <w:pPr>
              <w:ind w:firstLine="0"/>
              <w:rPr>
                <w:ins w:id="905" w:author="Бижанов Руслан Жиенеевич" w:date="2018-08-22T18:08:00Z"/>
                <w:lang w:eastAsia="en-US"/>
              </w:rPr>
            </w:pPr>
            <w:ins w:id="906" w:author="Бижанов Руслан Жиенеевич" w:date="2018-08-22T18:09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dmfr</w:t>
              </w:r>
            </w:ins>
            <w:proofErr w:type="spellEnd"/>
          </w:p>
        </w:tc>
      </w:tr>
      <w:tr w:rsidR="00857AF0" w:rsidRPr="00857AF0" w14:paraId="3834D5FB" w14:textId="77777777" w:rsidTr="00BD2790">
        <w:trPr>
          <w:ins w:id="907" w:author="Бижанов Руслан Жиенеевич" w:date="2018-08-22T18:08:00Z"/>
        </w:trPr>
        <w:tc>
          <w:tcPr>
            <w:tcW w:w="2208" w:type="dxa"/>
          </w:tcPr>
          <w:p w14:paraId="56DC73CF" w14:textId="079A8A39" w:rsidR="00857AF0" w:rsidRPr="00DB47D9" w:rsidRDefault="00857AF0" w:rsidP="00BD2790">
            <w:pPr>
              <w:ind w:firstLine="0"/>
              <w:rPr>
                <w:ins w:id="908" w:author="Бижанов Руслан Жиенеевич" w:date="2018-08-22T18:08:00Z"/>
                <w:lang w:val="en-US" w:eastAsia="en-US"/>
              </w:rPr>
            </w:pPr>
            <w:proofErr w:type="spellStart"/>
            <w:ins w:id="909" w:author="Бижанов Руслан Жиенеевич" w:date="2018-08-22T18:08:00Z">
              <w:r w:rsidRPr="00857AF0">
                <w:rPr>
                  <w:lang w:val="en-US" w:eastAsia="en-US"/>
                </w:rPr>
                <w:t>wf_reg_dmfrua_daily</w:t>
              </w:r>
              <w:proofErr w:type="spellEnd"/>
            </w:ins>
          </w:p>
        </w:tc>
        <w:tc>
          <w:tcPr>
            <w:tcW w:w="2890" w:type="dxa"/>
          </w:tcPr>
          <w:p w14:paraId="6253B074" w14:textId="6D8C8F78" w:rsidR="00857AF0" w:rsidRPr="00DB47D9" w:rsidRDefault="00857AF0" w:rsidP="00BD2790">
            <w:pPr>
              <w:ind w:firstLine="0"/>
              <w:rPr>
                <w:ins w:id="910" w:author="Бижанов Руслан Жиенеевич" w:date="2018-08-22T18:08:00Z"/>
                <w:lang w:val="en-US" w:eastAsia="en-US"/>
              </w:rPr>
            </w:pPr>
            <w:proofErr w:type="spellStart"/>
            <w:ins w:id="911" w:author="Бижанов Руслан Жиенеевич" w:date="2018-08-22T18:09:00Z">
              <w:r w:rsidRPr="00857AF0">
                <w:rPr>
                  <w:lang w:val="en-US" w:eastAsia="en-US"/>
                </w:rPr>
                <w:t>wf_ctl_dmfrua_daily_facts</w:t>
              </w:r>
            </w:ins>
            <w:proofErr w:type="spellEnd"/>
          </w:p>
        </w:tc>
        <w:tc>
          <w:tcPr>
            <w:tcW w:w="1701" w:type="dxa"/>
          </w:tcPr>
          <w:p w14:paraId="3FA52D54" w14:textId="1CFB88F4" w:rsidR="00857AF0" w:rsidRPr="00857AF0" w:rsidRDefault="00857AF0" w:rsidP="00BD2790">
            <w:pPr>
              <w:ind w:firstLine="0"/>
              <w:rPr>
                <w:ins w:id="912" w:author="Бижанов Руслан Жиенеевич" w:date="2018-08-22T18:08:00Z"/>
                <w:lang w:val="en-US" w:eastAsia="en-US"/>
              </w:rPr>
            </w:pPr>
            <w:ins w:id="913" w:author="Бижанов Руслан Жиенеевич" w:date="2018-08-22T18:09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3EC8CB87" w14:textId="3AE61AF6" w:rsidR="00857AF0" w:rsidRPr="00857AF0" w:rsidRDefault="00857AF0" w:rsidP="00BD2790">
            <w:pPr>
              <w:ind w:firstLine="0"/>
              <w:rPr>
                <w:ins w:id="914" w:author="Бижанов Руслан Жиенеевич" w:date="2018-08-22T18:08:00Z"/>
                <w:lang w:eastAsia="en-US"/>
              </w:rPr>
            </w:pPr>
            <w:ins w:id="915" w:author="Бижанов Руслан Жиенеевич" w:date="2018-08-22T18:09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dmfrua</w:t>
              </w:r>
            </w:ins>
            <w:proofErr w:type="spellEnd"/>
          </w:p>
        </w:tc>
      </w:tr>
      <w:tr w:rsidR="00857AF0" w:rsidRPr="00857AF0" w14:paraId="02A9669E" w14:textId="77777777" w:rsidTr="00BD2790">
        <w:trPr>
          <w:ins w:id="916" w:author="Бижанов Руслан Жиенеевич" w:date="2018-08-22T18:08:00Z"/>
        </w:trPr>
        <w:tc>
          <w:tcPr>
            <w:tcW w:w="2208" w:type="dxa"/>
          </w:tcPr>
          <w:p w14:paraId="5E01D327" w14:textId="34863569" w:rsidR="00857AF0" w:rsidRPr="00DB47D9" w:rsidRDefault="00857AF0" w:rsidP="00BD2790">
            <w:pPr>
              <w:ind w:firstLine="0"/>
              <w:rPr>
                <w:ins w:id="917" w:author="Бижанов Руслан Жиенеевич" w:date="2018-08-22T18:08:00Z"/>
                <w:lang w:val="en-US" w:eastAsia="en-US"/>
              </w:rPr>
            </w:pPr>
            <w:ins w:id="918" w:author="Бижанов Руслан Жиенеевич" w:date="2018-08-22T18:08:00Z">
              <w:r w:rsidRPr="00857AF0">
                <w:rPr>
                  <w:lang w:val="en-US" w:eastAsia="en-US"/>
                </w:rPr>
                <w:t>wf_reg_dwh4dm_daily</w:t>
              </w:r>
            </w:ins>
          </w:p>
        </w:tc>
        <w:tc>
          <w:tcPr>
            <w:tcW w:w="2890" w:type="dxa"/>
          </w:tcPr>
          <w:p w14:paraId="070E5843" w14:textId="5E4941DE" w:rsidR="00857AF0" w:rsidRPr="00DB47D9" w:rsidRDefault="00857AF0" w:rsidP="00BD2790">
            <w:pPr>
              <w:ind w:firstLine="0"/>
              <w:rPr>
                <w:ins w:id="919" w:author="Бижанов Руслан Жиенеевич" w:date="2018-08-22T18:08:00Z"/>
                <w:lang w:val="en-US" w:eastAsia="en-US"/>
              </w:rPr>
            </w:pPr>
            <w:ins w:id="920" w:author="Бижанов Руслан Жиенеевич" w:date="2018-08-22T18:09:00Z">
              <w:r w:rsidRPr="00857AF0">
                <w:rPr>
                  <w:lang w:val="en-US" w:eastAsia="en-US"/>
                </w:rPr>
                <w:t>wf_ctl_dwh4dm_daily_facts</w:t>
              </w:r>
            </w:ins>
          </w:p>
        </w:tc>
        <w:tc>
          <w:tcPr>
            <w:tcW w:w="1701" w:type="dxa"/>
          </w:tcPr>
          <w:p w14:paraId="4C5CB4B1" w14:textId="1BBEA536" w:rsidR="00857AF0" w:rsidRPr="00857AF0" w:rsidRDefault="00857AF0" w:rsidP="00BD2790">
            <w:pPr>
              <w:ind w:firstLine="0"/>
              <w:rPr>
                <w:ins w:id="921" w:author="Бижанов Руслан Жиенеевич" w:date="2018-08-22T18:08:00Z"/>
                <w:lang w:val="en-US" w:eastAsia="en-US"/>
              </w:rPr>
            </w:pPr>
            <w:ins w:id="922" w:author="Бижанов Руслан Жиенеевич" w:date="2018-08-22T18:10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1B8CC68A" w14:textId="30CAF460" w:rsidR="00857AF0" w:rsidRPr="00857AF0" w:rsidRDefault="00857AF0" w:rsidP="00BD2790">
            <w:pPr>
              <w:ind w:firstLine="0"/>
              <w:rPr>
                <w:ins w:id="923" w:author="Бижанов Руслан Жиенеевич" w:date="2018-08-22T18:08:00Z"/>
                <w:lang w:eastAsia="en-US"/>
              </w:rPr>
            </w:pPr>
            <w:ins w:id="924" w:author="Бижанов Руслан Жиенеевич" w:date="2018-08-22T18:09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153AF3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dwh</w:t>
              </w:r>
              <w:proofErr w:type="spellEnd"/>
              <w:r w:rsidRPr="00857AF0">
                <w:rPr>
                  <w:lang w:eastAsia="en-US"/>
                </w:rPr>
                <w:t>4</w:t>
              </w:r>
              <w:proofErr w:type="spellStart"/>
              <w:r>
                <w:rPr>
                  <w:lang w:val="en-US" w:eastAsia="en-US"/>
                </w:rPr>
                <w:t>dm</w:t>
              </w:r>
            </w:ins>
            <w:proofErr w:type="spellEnd"/>
          </w:p>
        </w:tc>
      </w:tr>
      <w:tr w:rsidR="006D126B" w:rsidRPr="006D126B" w14:paraId="1E1290AF" w14:textId="77777777" w:rsidTr="00BD2790">
        <w:trPr>
          <w:ins w:id="925" w:author="Windows User" w:date="2018-08-23T16:13:00Z"/>
        </w:trPr>
        <w:tc>
          <w:tcPr>
            <w:tcW w:w="2208" w:type="dxa"/>
          </w:tcPr>
          <w:p w14:paraId="6DBFE9A8" w14:textId="1A58898A" w:rsidR="006D126B" w:rsidRPr="00857AF0" w:rsidRDefault="006D126B" w:rsidP="00BD2790">
            <w:pPr>
              <w:ind w:firstLine="0"/>
              <w:rPr>
                <w:ins w:id="926" w:author="Windows User" w:date="2018-08-23T16:13:00Z"/>
                <w:lang w:val="en-US" w:eastAsia="en-US"/>
              </w:rPr>
            </w:pPr>
            <w:proofErr w:type="spellStart"/>
            <w:ins w:id="927" w:author="Windows User" w:date="2018-08-23T16:13:00Z">
              <w:r w:rsidRPr="006D126B">
                <w:rPr>
                  <w:lang w:val="en-US" w:eastAsia="en-US"/>
                </w:rPr>
                <w:t>wf_reg_dmpr_daily</w:t>
              </w:r>
              <w:proofErr w:type="spellEnd"/>
            </w:ins>
          </w:p>
        </w:tc>
        <w:tc>
          <w:tcPr>
            <w:tcW w:w="2890" w:type="dxa"/>
          </w:tcPr>
          <w:p w14:paraId="7673C08C" w14:textId="0617CF12" w:rsidR="006D126B" w:rsidRPr="00857AF0" w:rsidRDefault="006D126B" w:rsidP="00BD2790">
            <w:pPr>
              <w:ind w:firstLine="0"/>
              <w:rPr>
                <w:ins w:id="928" w:author="Windows User" w:date="2018-08-23T16:13:00Z"/>
                <w:lang w:val="en-US" w:eastAsia="en-US"/>
              </w:rPr>
            </w:pPr>
            <w:proofErr w:type="spellStart"/>
            <w:ins w:id="929" w:author="Windows User" w:date="2018-08-23T16:14:00Z">
              <w:r w:rsidRPr="006D126B">
                <w:rPr>
                  <w:lang w:val="en-US" w:eastAsia="en-US"/>
                </w:rPr>
                <w:t>wf_ctl_dmpr_daily_dictionaries</w:t>
              </w:r>
            </w:ins>
            <w:proofErr w:type="spellEnd"/>
          </w:p>
        </w:tc>
        <w:tc>
          <w:tcPr>
            <w:tcW w:w="1701" w:type="dxa"/>
          </w:tcPr>
          <w:p w14:paraId="51AEB810" w14:textId="77EA0C01" w:rsidR="006D126B" w:rsidRPr="006D126B" w:rsidRDefault="006D126B" w:rsidP="00BD2790">
            <w:pPr>
              <w:ind w:firstLine="0"/>
              <w:rPr>
                <w:ins w:id="930" w:author="Windows User" w:date="2018-08-23T16:13:00Z"/>
                <w:lang w:val="en-US" w:eastAsia="en-US"/>
              </w:rPr>
            </w:pPr>
            <w:ins w:id="931" w:author="Windows User" w:date="2018-08-23T16:1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36D82BBC" w14:textId="16BEC4AE" w:rsidR="006D126B" w:rsidRPr="006D126B" w:rsidRDefault="006D126B" w:rsidP="00BD2790">
            <w:pPr>
              <w:ind w:firstLine="0"/>
              <w:rPr>
                <w:ins w:id="932" w:author="Windows User" w:date="2018-08-23T16:13:00Z"/>
                <w:lang w:eastAsia="en-US"/>
              </w:rPr>
            </w:pPr>
            <w:ins w:id="933" w:author="Windows User" w:date="2018-08-23T16:16:00Z">
              <w:r>
                <w:rPr>
                  <w:lang w:eastAsia="en-US"/>
                </w:rPr>
                <w:t xml:space="preserve">Загрузка </w:t>
              </w:r>
            </w:ins>
            <w:ins w:id="934" w:author="Windows User" w:date="2018-08-23T16:17:00Z">
              <w:r>
                <w:rPr>
                  <w:lang w:eastAsia="en-US"/>
                </w:rPr>
                <w:t xml:space="preserve">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dmpr</w:t>
              </w:r>
            </w:ins>
            <w:proofErr w:type="spellEnd"/>
          </w:p>
        </w:tc>
      </w:tr>
      <w:tr w:rsidR="006D126B" w:rsidRPr="006D126B" w14:paraId="3ECCE3B4" w14:textId="77777777" w:rsidTr="00BD2790">
        <w:trPr>
          <w:ins w:id="935" w:author="Windows User" w:date="2018-08-23T16:14:00Z"/>
        </w:trPr>
        <w:tc>
          <w:tcPr>
            <w:tcW w:w="2208" w:type="dxa"/>
          </w:tcPr>
          <w:p w14:paraId="65C2686F" w14:textId="3F8D6B39" w:rsidR="006D126B" w:rsidRPr="006D126B" w:rsidRDefault="006D126B" w:rsidP="00BD2790">
            <w:pPr>
              <w:ind w:firstLine="0"/>
              <w:rPr>
                <w:ins w:id="936" w:author="Windows User" w:date="2018-08-23T16:14:00Z"/>
                <w:lang w:val="en-US" w:eastAsia="en-US"/>
              </w:rPr>
            </w:pPr>
            <w:proofErr w:type="spellStart"/>
            <w:ins w:id="937" w:author="Windows User" w:date="2018-08-23T16:14:00Z">
              <w:r w:rsidRPr="006D126B">
                <w:rPr>
                  <w:lang w:val="en-US" w:eastAsia="en-US"/>
                </w:rPr>
                <w:t>wf_reg_dmpr_weekly</w:t>
              </w:r>
              <w:proofErr w:type="spellEnd"/>
            </w:ins>
          </w:p>
        </w:tc>
        <w:tc>
          <w:tcPr>
            <w:tcW w:w="2890" w:type="dxa"/>
          </w:tcPr>
          <w:p w14:paraId="6E2D5133" w14:textId="22514337" w:rsidR="006D126B" w:rsidRPr="00857AF0" w:rsidRDefault="006D126B" w:rsidP="00BD2790">
            <w:pPr>
              <w:ind w:firstLine="0"/>
              <w:rPr>
                <w:ins w:id="938" w:author="Windows User" w:date="2018-08-23T16:14:00Z"/>
                <w:lang w:val="en-US" w:eastAsia="en-US"/>
              </w:rPr>
            </w:pPr>
            <w:proofErr w:type="spellStart"/>
            <w:ins w:id="939" w:author="Windows User" w:date="2018-08-23T16:14:00Z">
              <w:r w:rsidRPr="006D126B">
                <w:rPr>
                  <w:lang w:val="en-US" w:eastAsia="en-US"/>
                </w:rPr>
                <w:t>wf_ctl_dmpr_weekly_dictionaries</w:t>
              </w:r>
              <w:proofErr w:type="spellEnd"/>
            </w:ins>
          </w:p>
        </w:tc>
        <w:tc>
          <w:tcPr>
            <w:tcW w:w="1701" w:type="dxa"/>
          </w:tcPr>
          <w:p w14:paraId="5B90FA6D" w14:textId="68DB8C3B" w:rsidR="006D126B" w:rsidRPr="006D126B" w:rsidRDefault="006D126B" w:rsidP="00BD2790">
            <w:pPr>
              <w:ind w:firstLine="0"/>
              <w:rPr>
                <w:ins w:id="940" w:author="Windows User" w:date="2018-08-23T16:14:00Z"/>
                <w:lang w:val="en-US" w:eastAsia="en-US"/>
              </w:rPr>
            </w:pPr>
            <w:ins w:id="941" w:author="Windows User" w:date="2018-08-23T16:1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63E40CD3" w14:textId="2A226C55" w:rsidR="006D126B" w:rsidRPr="006D126B" w:rsidRDefault="006D126B" w:rsidP="00BD2790">
            <w:pPr>
              <w:ind w:firstLine="0"/>
              <w:rPr>
                <w:ins w:id="942" w:author="Windows User" w:date="2018-08-23T16:14:00Z"/>
                <w:lang w:eastAsia="en-US"/>
              </w:rPr>
            </w:pPr>
            <w:ins w:id="943" w:author="Windows User" w:date="2018-08-23T16:17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dmpr</w:t>
              </w:r>
            </w:ins>
            <w:proofErr w:type="spellEnd"/>
          </w:p>
        </w:tc>
      </w:tr>
      <w:tr w:rsidR="006D126B" w:rsidRPr="00D316AA" w14:paraId="2C3979AD" w14:textId="77777777" w:rsidTr="00BD2790">
        <w:trPr>
          <w:ins w:id="944" w:author="Windows User" w:date="2018-08-23T16:14:00Z"/>
        </w:trPr>
        <w:tc>
          <w:tcPr>
            <w:tcW w:w="2208" w:type="dxa"/>
          </w:tcPr>
          <w:p w14:paraId="339EF0A0" w14:textId="3F5CA945" w:rsidR="006D126B" w:rsidRPr="006D126B" w:rsidRDefault="006D126B" w:rsidP="00BD2790">
            <w:pPr>
              <w:ind w:firstLine="0"/>
              <w:rPr>
                <w:ins w:id="945" w:author="Windows User" w:date="2018-08-23T16:14:00Z"/>
                <w:lang w:val="en-US" w:eastAsia="en-US"/>
              </w:rPr>
            </w:pPr>
            <w:proofErr w:type="spellStart"/>
            <w:ins w:id="946" w:author="Windows User" w:date="2018-08-23T16:14:00Z">
              <w:r w:rsidRPr="006D126B">
                <w:rPr>
                  <w:lang w:val="en-US" w:eastAsia="en-US"/>
                </w:rPr>
                <w:lastRenderedPageBreak/>
                <w:t>wf_reg_dmpp_weekly</w:t>
              </w:r>
              <w:proofErr w:type="spellEnd"/>
            </w:ins>
          </w:p>
        </w:tc>
        <w:tc>
          <w:tcPr>
            <w:tcW w:w="2890" w:type="dxa"/>
          </w:tcPr>
          <w:p w14:paraId="73820AB4" w14:textId="4E093BA1" w:rsidR="006D126B" w:rsidRPr="00857AF0" w:rsidRDefault="006D126B" w:rsidP="00BD2790">
            <w:pPr>
              <w:ind w:firstLine="0"/>
              <w:rPr>
                <w:ins w:id="947" w:author="Windows User" w:date="2018-08-23T16:14:00Z"/>
                <w:lang w:val="en-US" w:eastAsia="en-US"/>
              </w:rPr>
            </w:pPr>
            <w:proofErr w:type="spellStart"/>
            <w:ins w:id="948" w:author="Windows User" w:date="2018-08-23T16:16:00Z">
              <w:r w:rsidRPr="006D126B">
                <w:rPr>
                  <w:lang w:val="en-US" w:eastAsia="en-US"/>
                </w:rPr>
                <w:t>wf_ctl_dmpp_weekly_facts</w:t>
              </w:r>
            </w:ins>
            <w:proofErr w:type="spellEnd"/>
          </w:p>
        </w:tc>
        <w:tc>
          <w:tcPr>
            <w:tcW w:w="1701" w:type="dxa"/>
          </w:tcPr>
          <w:p w14:paraId="5EE1A0C3" w14:textId="499F95AA" w:rsidR="006D126B" w:rsidRPr="006D126B" w:rsidRDefault="006D126B" w:rsidP="00BD2790">
            <w:pPr>
              <w:ind w:firstLine="0"/>
              <w:rPr>
                <w:ins w:id="949" w:author="Windows User" w:date="2018-08-23T16:14:00Z"/>
                <w:lang w:val="en-US" w:eastAsia="en-US"/>
              </w:rPr>
            </w:pPr>
            <w:ins w:id="950" w:author="Windows User" w:date="2018-08-23T16:1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10E13EF8" w14:textId="507B0589" w:rsidR="006D126B" w:rsidRPr="00D316AA" w:rsidRDefault="006D126B" w:rsidP="00BD2790">
            <w:pPr>
              <w:ind w:firstLine="0"/>
              <w:rPr>
                <w:ins w:id="951" w:author="Windows User" w:date="2018-08-23T16:14:00Z"/>
                <w:lang w:eastAsia="en-US"/>
              </w:rPr>
            </w:pPr>
            <w:ins w:id="952" w:author="Windows User" w:date="2018-08-23T16:17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D316AA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dmpp</w:t>
              </w:r>
            </w:ins>
            <w:proofErr w:type="spellEnd"/>
          </w:p>
        </w:tc>
      </w:tr>
      <w:tr w:rsidR="00173D35" w:rsidRPr="00173D35" w14:paraId="13242654" w14:textId="77777777" w:rsidTr="00BD2790">
        <w:trPr>
          <w:ins w:id="953" w:author="Бижанов Руслан Жиенеевич" w:date="2018-09-05T18:09:00Z"/>
        </w:trPr>
        <w:tc>
          <w:tcPr>
            <w:tcW w:w="2208" w:type="dxa"/>
          </w:tcPr>
          <w:p w14:paraId="1BF46893" w14:textId="6815203A" w:rsidR="00173D35" w:rsidRPr="006D126B" w:rsidRDefault="00173D35" w:rsidP="00BD2790">
            <w:pPr>
              <w:ind w:firstLine="0"/>
              <w:rPr>
                <w:ins w:id="954" w:author="Бижанов Руслан Жиенеевич" w:date="2018-09-05T18:09:00Z"/>
                <w:lang w:val="en-US" w:eastAsia="en-US"/>
              </w:rPr>
            </w:pPr>
            <w:proofErr w:type="spellStart"/>
            <w:ins w:id="955" w:author="Бижанов Руслан Жиенеевич" w:date="2018-09-05T18:09:00Z">
              <w:r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</w:rPr>
                <w:t>wf_reg_adb_daily</w:t>
              </w:r>
              <w:proofErr w:type="spellEnd"/>
            </w:ins>
          </w:p>
        </w:tc>
        <w:tc>
          <w:tcPr>
            <w:tcW w:w="2890" w:type="dxa"/>
          </w:tcPr>
          <w:p w14:paraId="0A5C9C22" w14:textId="3D9C63D2" w:rsidR="00173D35" w:rsidRPr="006D126B" w:rsidRDefault="00173D35" w:rsidP="00BD2790">
            <w:pPr>
              <w:ind w:firstLine="0"/>
              <w:rPr>
                <w:ins w:id="956" w:author="Бижанов Руслан Жиенеевич" w:date="2018-09-05T18:09:00Z"/>
                <w:lang w:val="en-US" w:eastAsia="en-US"/>
              </w:rPr>
            </w:pPr>
            <w:proofErr w:type="spellStart"/>
            <w:ins w:id="957" w:author="Бижанов Руслан Жиенеевич" w:date="2018-09-05T18:10:00Z">
              <w:r w:rsidRPr="00173D35">
                <w:rPr>
                  <w:lang w:val="en-US" w:eastAsia="en-US"/>
                </w:rPr>
                <w:t>wf_ctl_adb_daily_dictionaries</w:t>
              </w:r>
            </w:ins>
            <w:proofErr w:type="spellEnd"/>
          </w:p>
        </w:tc>
        <w:tc>
          <w:tcPr>
            <w:tcW w:w="1701" w:type="dxa"/>
          </w:tcPr>
          <w:p w14:paraId="1DDE77D4" w14:textId="5CA34CBD" w:rsidR="00173D35" w:rsidRPr="00173D35" w:rsidRDefault="00173D35" w:rsidP="00BD2790">
            <w:pPr>
              <w:ind w:firstLine="0"/>
              <w:rPr>
                <w:ins w:id="958" w:author="Бижанов Руслан Жиенеевич" w:date="2018-09-05T18:09:00Z"/>
                <w:lang w:val="en-US" w:eastAsia="en-US"/>
              </w:rPr>
            </w:pPr>
            <w:ins w:id="959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7AA7D1AF" w14:textId="042CDCAC" w:rsidR="00173D35" w:rsidRPr="00173D35" w:rsidRDefault="00173D35" w:rsidP="00173D35">
            <w:pPr>
              <w:ind w:firstLine="0"/>
              <w:rPr>
                <w:ins w:id="960" w:author="Бижанов Руслан Жиенеевич" w:date="2018-09-05T18:09:00Z"/>
                <w:lang w:eastAsia="en-US"/>
              </w:rPr>
            </w:pPr>
            <w:ins w:id="961" w:author="Бижанов Руслан Жиенеевич" w:date="2018-09-05T18:11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</w:ins>
            <w:proofErr w:type="spellStart"/>
            <w:ins w:id="962" w:author="Бижанов Руслан Жиенеевич" w:date="2018-09-05T18:12:00Z"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59743D2E" w14:textId="77777777" w:rsidTr="00BD2790">
        <w:trPr>
          <w:ins w:id="963" w:author="Бижанов Руслан Жиенеевич" w:date="2018-09-05T18:09:00Z"/>
        </w:trPr>
        <w:tc>
          <w:tcPr>
            <w:tcW w:w="2208" w:type="dxa"/>
          </w:tcPr>
          <w:p w14:paraId="48BCF2E6" w14:textId="35931DAA" w:rsidR="00173D35" w:rsidRPr="006D126B" w:rsidRDefault="00173D35" w:rsidP="00BD2790">
            <w:pPr>
              <w:ind w:firstLine="0"/>
              <w:rPr>
                <w:ins w:id="964" w:author="Бижанов Руслан Жиенеевич" w:date="2018-09-05T18:09:00Z"/>
                <w:lang w:val="en-US" w:eastAsia="en-US"/>
              </w:rPr>
            </w:pPr>
            <w:proofErr w:type="spellStart"/>
            <w:ins w:id="965" w:author="Бижанов Руслан Жиенеевич" w:date="2018-09-05T18:09:00Z">
              <w:r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</w:rPr>
                <w:t>wf_reg_adb_daily</w:t>
              </w:r>
              <w:proofErr w:type="spellEnd"/>
            </w:ins>
          </w:p>
        </w:tc>
        <w:tc>
          <w:tcPr>
            <w:tcW w:w="2890" w:type="dxa"/>
          </w:tcPr>
          <w:p w14:paraId="13BF3B9F" w14:textId="174D38F0" w:rsidR="00173D35" w:rsidRPr="006D126B" w:rsidRDefault="00173D35" w:rsidP="00BD2790">
            <w:pPr>
              <w:ind w:firstLine="0"/>
              <w:rPr>
                <w:ins w:id="966" w:author="Бижанов Руслан Жиенеевич" w:date="2018-09-05T18:09:00Z"/>
                <w:lang w:val="en-US" w:eastAsia="en-US"/>
              </w:rPr>
            </w:pPr>
            <w:proofErr w:type="spellStart"/>
            <w:ins w:id="967" w:author="Бижанов Руслан Жиенеевич" w:date="2018-09-05T18:10:00Z">
              <w:r w:rsidRPr="00173D35">
                <w:rPr>
                  <w:lang w:val="en-US" w:eastAsia="en-US"/>
                </w:rPr>
                <w:t>wf_ctl_adb_daily_facts</w:t>
              </w:r>
            </w:ins>
            <w:proofErr w:type="spellEnd"/>
          </w:p>
        </w:tc>
        <w:tc>
          <w:tcPr>
            <w:tcW w:w="1701" w:type="dxa"/>
          </w:tcPr>
          <w:p w14:paraId="2A5F02FA" w14:textId="465F5B8C" w:rsidR="00173D35" w:rsidRPr="00173D35" w:rsidRDefault="00173D35" w:rsidP="00BD2790">
            <w:pPr>
              <w:ind w:firstLine="0"/>
              <w:rPr>
                <w:ins w:id="968" w:author="Бижанов Руслан Жиенеевич" w:date="2018-09-05T18:09:00Z"/>
                <w:lang w:val="en-US" w:eastAsia="en-US"/>
              </w:rPr>
            </w:pPr>
            <w:ins w:id="969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1A01FDD9" w14:textId="1A91E7C9" w:rsidR="00173D35" w:rsidRPr="00173D35" w:rsidRDefault="00173D35" w:rsidP="00BD2790">
            <w:pPr>
              <w:ind w:firstLine="0"/>
              <w:rPr>
                <w:ins w:id="970" w:author="Бижанов Руслан Жиенеевич" w:date="2018-09-05T18:09:00Z"/>
                <w:lang w:eastAsia="en-US"/>
              </w:rPr>
            </w:pPr>
            <w:ins w:id="971" w:author="Бижанов Руслан Жиенеевич" w:date="2018-09-05T18:11:00Z">
              <w:r>
                <w:rPr>
                  <w:lang w:eastAsia="en-US"/>
                </w:rPr>
                <w:t xml:space="preserve">Загрузка фактов витрины </w:t>
              </w:r>
            </w:ins>
            <w:ins w:id="972" w:author="Бижанов Руслан Жиенеевич" w:date="2018-09-05T18:13:00Z"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4E8A5AC3" w14:textId="77777777" w:rsidTr="00BD2790">
        <w:trPr>
          <w:ins w:id="973" w:author="Бижанов Руслан Жиенеевич" w:date="2018-09-05T18:09:00Z"/>
        </w:trPr>
        <w:tc>
          <w:tcPr>
            <w:tcW w:w="2208" w:type="dxa"/>
          </w:tcPr>
          <w:p w14:paraId="22EA15CC" w14:textId="5D8E4CDC" w:rsidR="00173D35" w:rsidRPr="00173D35" w:rsidRDefault="00173D35" w:rsidP="00BD2790">
            <w:pPr>
              <w:ind w:firstLine="0"/>
              <w:rPr>
                <w:ins w:id="974" w:author="Бижанов Руслан Жиенеевич" w:date="2018-09-05T18:09:00Z"/>
                <w:lang w:val="en-US" w:eastAsia="en-US"/>
              </w:rPr>
            </w:pPr>
            <w:proofErr w:type="spellStart"/>
            <w:ins w:id="975" w:author="Бижанов Руслан Жиенеевич" w:date="2018-09-05T18:09:00Z">
              <w:r w:rsidRPr="00173D35"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  <w:lang w:val="en-US"/>
                </w:rPr>
                <w:t>wf_reg_buster_tpii_replica_daily</w:t>
              </w:r>
              <w:proofErr w:type="spellEnd"/>
            </w:ins>
          </w:p>
        </w:tc>
        <w:tc>
          <w:tcPr>
            <w:tcW w:w="2890" w:type="dxa"/>
          </w:tcPr>
          <w:p w14:paraId="0952F7AC" w14:textId="19BF827D" w:rsidR="00173D35" w:rsidRPr="006D126B" w:rsidRDefault="00173D35" w:rsidP="00BD2790">
            <w:pPr>
              <w:ind w:firstLine="0"/>
              <w:rPr>
                <w:ins w:id="976" w:author="Бижанов Руслан Жиенеевич" w:date="2018-09-05T18:09:00Z"/>
                <w:lang w:val="en-US" w:eastAsia="en-US"/>
              </w:rPr>
            </w:pPr>
            <w:proofErr w:type="spellStart"/>
            <w:ins w:id="977" w:author="Бижанов Руслан Жиенеевич" w:date="2018-09-05T18:10:00Z">
              <w:r w:rsidRPr="00173D35">
                <w:rPr>
                  <w:lang w:val="en-US" w:eastAsia="en-US"/>
                </w:rPr>
                <w:t>wf_ctl_buster_tpii_replica_daily</w:t>
              </w:r>
            </w:ins>
            <w:proofErr w:type="spellEnd"/>
          </w:p>
        </w:tc>
        <w:tc>
          <w:tcPr>
            <w:tcW w:w="1701" w:type="dxa"/>
          </w:tcPr>
          <w:p w14:paraId="4EF43CAD" w14:textId="712C3153" w:rsidR="00173D35" w:rsidRPr="00173D35" w:rsidRDefault="00173D35" w:rsidP="00BD2790">
            <w:pPr>
              <w:ind w:firstLine="0"/>
              <w:rPr>
                <w:ins w:id="978" w:author="Бижанов Руслан Жиенеевич" w:date="2018-09-05T18:09:00Z"/>
                <w:lang w:val="en-US" w:eastAsia="en-US"/>
              </w:rPr>
            </w:pPr>
            <w:ins w:id="979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0AC8A5B9" w14:textId="321AE8D0" w:rsidR="00173D35" w:rsidRPr="00173D35" w:rsidRDefault="00173D35" w:rsidP="00BD2790">
            <w:pPr>
              <w:ind w:firstLine="0"/>
              <w:rPr>
                <w:ins w:id="980" w:author="Бижанов Руслан Жиенеевич" w:date="2018-09-05T18:09:00Z"/>
                <w:lang w:eastAsia="en-US"/>
              </w:rPr>
            </w:pPr>
            <w:ins w:id="981" w:author="Бижанов Руслан Жиенеевич" w:date="2018-09-05T18:14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11BC74C4" w14:textId="77777777" w:rsidTr="00BD2790">
        <w:trPr>
          <w:ins w:id="982" w:author="Бижанов Руслан Жиенеевич" w:date="2018-09-05T18:09:00Z"/>
        </w:trPr>
        <w:tc>
          <w:tcPr>
            <w:tcW w:w="2208" w:type="dxa"/>
          </w:tcPr>
          <w:p w14:paraId="4FF0E339" w14:textId="040000DE" w:rsidR="00173D35" w:rsidRPr="00173D35" w:rsidRDefault="00173D35" w:rsidP="00BD2790">
            <w:pPr>
              <w:ind w:firstLine="0"/>
              <w:rPr>
                <w:ins w:id="983" w:author="Бижанов Руслан Жиенеевич" w:date="2018-09-05T18:09:00Z"/>
                <w:lang w:val="en-US" w:eastAsia="en-US"/>
              </w:rPr>
            </w:pPr>
            <w:proofErr w:type="spellStart"/>
            <w:ins w:id="984" w:author="Бижанов Руслан Жиенеевич" w:date="2018-09-05T18:09:00Z">
              <w:r w:rsidRPr="00173D35"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  <w:lang w:val="en-US"/>
                </w:rPr>
                <w:t>wf_reg_dsacrm_dwhinform_daily</w:t>
              </w:r>
              <w:proofErr w:type="spellEnd"/>
            </w:ins>
          </w:p>
        </w:tc>
        <w:tc>
          <w:tcPr>
            <w:tcW w:w="2890" w:type="dxa"/>
          </w:tcPr>
          <w:p w14:paraId="6749E728" w14:textId="5FA94763" w:rsidR="00173D35" w:rsidRPr="006D126B" w:rsidRDefault="00173D35" w:rsidP="00BD2790">
            <w:pPr>
              <w:ind w:firstLine="0"/>
              <w:rPr>
                <w:ins w:id="985" w:author="Бижанов Руслан Жиенеевич" w:date="2018-09-05T18:09:00Z"/>
                <w:lang w:val="en-US" w:eastAsia="en-US"/>
              </w:rPr>
            </w:pPr>
            <w:proofErr w:type="spellStart"/>
            <w:ins w:id="986" w:author="Бижанов Руслан Жиенеевич" w:date="2018-09-05T18:10:00Z">
              <w:r w:rsidRPr="00173D35">
                <w:rPr>
                  <w:lang w:val="en-US" w:eastAsia="en-US"/>
                </w:rPr>
                <w:t>wf_ctl_dsacrm_dwhinform_daily</w:t>
              </w:r>
            </w:ins>
            <w:proofErr w:type="spellEnd"/>
          </w:p>
        </w:tc>
        <w:tc>
          <w:tcPr>
            <w:tcW w:w="1701" w:type="dxa"/>
          </w:tcPr>
          <w:p w14:paraId="1935E77D" w14:textId="45198B20" w:rsidR="00173D35" w:rsidRPr="00173D35" w:rsidRDefault="00173D35" w:rsidP="00BD2790">
            <w:pPr>
              <w:ind w:firstLine="0"/>
              <w:rPr>
                <w:ins w:id="987" w:author="Бижанов Руслан Жиенеевич" w:date="2018-09-05T18:09:00Z"/>
                <w:lang w:val="en-US" w:eastAsia="en-US"/>
              </w:rPr>
            </w:pPr>
            <w:ins w:id="988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43FE66D9" w14:textId="78319261" w:rsidR="00173D35" w:rsidRPr="00173D35" w:rsidRDefault="00173D35" w:rsidP="00BD2790">
            <w:pPr>
              <w:ind w:firstLine="0"/>
              <w:rPr>
                <w:ins w:id="989" w:author="Бижанов Руслан Жиенеевич" w:date="2018-09-05T18:09:00Z"/>
                <w:lang w:eastAsia="en-US"/>
              </w:rPr>
            </w:pPr>
            <w:ins w:id="990" w:author="Бижанов Руслан Жиенеевич" w:date="2018-09-05T18:14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77B8CD7A" w14:textId="77777777" w:rsidTr="00BD2790">
        <w:trPr>
          <w:ins w:id="991" w:author="Бижанов Руслан Жиенеевич" w:date="2018-09-05T18:09:00Z"/>
        </w:trPr>
        <w:tc>
          <w:tcPr>
            <w:tcW w:w="2208" w:type="dxa"/>
          </w:tcPr>
          <w:p w14:paraId="5DC9FF83" w14:textId="1DA36CDB" w:rsidR="00173D35" w:rsidRPr="00173D35" w:rsidRDefault="00173D35" w:rsidP="00BD2790">
            <w:pPr>
              <w:ind w:firstLine="0"/>
              <w:rPr>
                <w:ins w:id="992" w:author="Бижанов Руслан Жиенеевич" w:date="2018-09-05T18:09:00Z"/>
                <w:lang w:val="en-US" w:eastAsia="en-US"/>
              </w:rPr>
            </w:pPr>
            <w:proofErr w:type="spellStart"/>
            <w:ins w:id="993" w:author="Бижанов Руслан Жиенеевич" w:date="2018-09-05T18:09:00Z">
              <w:r w:rsidRPr="00173D35"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  <w:lang w:val="en-US"/>
                </w:rPr>
                <w:t>wf_reg_odb_odb_cm_daily</w:t>
              </w:r>
              <w:proofErr w:type="spellEnd"/>
            </w:ins>
          </w:p>
        </w:tc>
        <w:tc>
          <w:tcPr>
            <w:tcW w:w="2890" w:type="dxa"/>
          </w:tcPr>
          <w:p w14:paraId="295C2207" w14:textId="37E13B4C" w:rsidR="00173D35" w:rsidRPr="006D126B" w:rsidRDefault="00173D35" w:rsidP="00BD2790">
            <w:pPr>
              <w:ind w:firstLine="0"/>
              <w:rPr>
                <w:ins w:id="994" w:author="Бижанов Руслан Жиенеевич" w:date="2018-09-05T18:09:00Z"/>
                <w:lang w:val="en-US" w:eastAsia="en-US"/>
              </w:rPr>
            </w:pPr>
            <w:proofErr w:type="spellStart"/>
            <w:ins w:id="995" w:author="Бижанов Руслан Жиенеевич" w:date="2018-09-05T18:10:00Z">
              <w:r w:rsidRPr="00173D35">
                <w:rPr>
                  <w:lang w:val="en-US" w:eastAsia="en-US"/>
                </w:rPr>
                <w:t>wf_ctl_odb_odb_cm_daily</w:t>
              </w:r>
            </w:ins>
            <w:proofErr w:type="spellEnd"/>
          </w:p>
        </w:tc>
        <w:tc>
          <w:tcPr>
            <w:tcW w:w="1701" w:type="dxa"/>
          </w:tcPr>
          <w:p w14:paraId="4E922D6D" w14:textId="79F70A18" w:rsidR="00173D35" w:rsidRPr="00173D35" w:rsidRDefault="00173D35" w:rsidP="00BD2790">
            <w:pPr>
              <w:ind w:firstLine="0"/>
              <w:rPr>
                <w:ins w:id="996" w:author="Бижанов Руслан Жиенеевич" w:date="2018-09-05T18:09:00Z"/>
                <w:lang w:val="en-US" w:eastAsia="en-US"/>
              </w:rPr>
            </w:pPr>
            <w:ins w:id="997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58E581FE" w14:textId="75001809" w:rsidR="00173D35" w:rsidRPr="00173D35" w:rsidRDefault="00173D35" w:rsidP="00BD2790">
            <w:pPr>
              <w:ind w:firstLine="0"/>
              <w:rPr>
                <w:ins w:id="998" w:author="Бижанов Руслан Жиенеевич" w:date="2018-09-05T18:09:00Z"/>
                <w:lang w:eastAsia="en-US"/>
              </w:rPr>
            </w:pPr>
            <w:ins w:id="999" w:author="Бижанов Руслан Жиенеевич" w:date="2018-09-05T18:14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3C3D4384" w14:textId="77777777" w:rsidTr="00BD2790">
        <w:trPr>
          <w:ins w:id="1000" w:author="Бижанов Руслан Жиенеевич" w:date="2018-09-05T18:09:00Z"/>
        </w:trPr>
        <w:tc>
          <w:tcPr>
            <w:tcW w:w="2208" w:type="dxa"/>
          </w:tcPr>
          <w:p w14:paraId="481D99EE" w14:textId="77777777" w:rsidR="00173D35" w:rsidRDefault="00173D35" w:rsidP="00173D35">
            <w:pPr>
              <w:spacing w:line="240" w:lineRule="auto"/>
              <w:ind w:firstLine="0"/>
              <w:rPr>
                <w:ins w:id="1001" w:author="Бижанов Руслан Жиенеевич" w:date="2018-09-05T18:09:00Z"/>
                <w:rFonts w:ascii="Arial" w:hAnsi="Arial" w:cs="Arial"/>
                <w:color w:val="333333"/>
                <w:sz w:val="21"/>
                <w:szCs w:val="21"/>
                <w:lang w:eastAsia="en-US"/>
              </w:rPr>
            </w:pPr>
            <w:proofErr w:type="spellStart"/>
            <w:ins w:id="1002" w:author="Бижанов Руслан Жиенеевич" w:date="2018-09-05T18:09:00Z"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wf_reg_rbprod_azheleznyakov_daily</w:t>
              </w:r>
              <w:proofErr w:type="spellEnd"/>
            </w:ins>
          </w:p>
          <w:p w14:paraId="38DD2E2F" w14:textId="77777777" w:rsidR="00173D35" w:rsidRPr="006D126B" w:rsidRDefault="00173D35" w:rsidP="00BD2790">
            <w:pPr>
              <w:ind w:firstLine="0"/>
              <w:rPr>
                <w:ins w:id="1003" w:author="Бижанов Руслан Жиенеевич" w:date="2018-09-05T18:09:00Z"/>
                <w:lang w:val="en-US" w:eastAsia="en-US"/>
              </w:rPr>
            </w:pPr>
          </w:p>
        </w:tc>
        <w:tc>
          <w:tcPr>
            <w:tcW w:w="2890" w:type="dxa"/>
          </w:tcPr>
          <w:p w14:paraId="184183C3" w14:textId="21E244DC" w:rsidR="00173D35" w:rsidRPr="006D126B" w:rsidRDefault="00173D35" w:rsidP="00BD2790">
            <w:pPr>
              <w:ind w:firstLine="0"/>
              <w:rPr>
                <w:ins w:id="1004" w:author="Бижанов Руслан Жиенеевич" w:date="2018-09-05T18:09:00Z"/>
                <w:lang w:val="en-US" w:eastAsia="en-US"/>
              </w:rPr>
            </w:pPr>
            <w:proofErr w:type="spellStart"/>
            <w:ins w:id="1005" w:author="Бижанов Руслан Жиенеевич" w:date="2018-09-05T18:11:00Z">
              <w:r w:rsidRPr="00173D35">
                <w:rPr>
                  <w:lang w:val="en-US" w:eastAsia="en-US"/>
                </w:rPr>
                <w:t>wf_ctl_rbprod_azheleznyakov_daily</w:t>
              </w:r>
            </w:ins>
            <w:proofErr w:type="spellEnd"/>
          </w:p>
        </w:tc>
        <w:tc>
          <w:tcPr>
            <w:tcW w:w="1701" w:type="dxa"/>
          </w:tcPr>
          <w:p w14:paraId="24689CA5" w14:textId="732C4B06" w:rsidR="00173D35" w:rsidRPr="00173D35" w:rsidRDefault="00173D35" w:rsidP="00BD2790">
            <w:pPr>
              <w:ind w:firstLine="0"/>
              <w:rPr>
                <w:ins w:id="1006" w:author="Бижанов Руслан Жиенеевич" w:date="2018-09-05T18:09:00Z"/>
                <w:lang w:val="en-US" w:eastAsia="en-US"/>
              </w:rPr>
            </w:pPr>
            <w:ins w:id="1007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5C4E2062" w14:textId="36D70F14" w:rsidR="00173D35" w:rsidRPr="00173D35" w:rsidRDefault="00173D35" w:rsidP="00BD2790">
            <w:pPr>
              <w:ind w:firstLine="0"/>
              <w:rPr>
                <w:ins w:id="1008" w:author="Бижанов Руслан Жиенеевич" w:date="2018-09-05T18:09:00Z"/>
                <w:lang w:eastAsia="en-US"/>
              </w:rPr>
            </w:pPr>
            <w:ins w:id="1009" w:author="Бижанов Руслан Жиенеевич" w:date="2018-09-05T18:15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173D35" w:rsidRPr="00173D35" w14:paraId="0B9C0261" w14:textId="77777777" w:rsidTr="00BD2790">
        <w:trPr>
          <w:ins w:id="1010" w:author="Бижанов Руслан Жиенеевич" w:date="2018-09-05T18:09:00Z"/>
        </w:trPr>
        <w:tc>
          <w:tcPr>
            <w:tcW w:w="2208" w:type="dxa"/>
          </w:tcPr>
          <w:p w14:paraId="102B3EF1" w14:textId="77777777" w:rsidR="00173D35" w:rsidRPr="00173D35" w:rsidRDefault="00173D35" w:rsidP="00173D35">
            <w:pPr>
              <w:spacing w:line="240" w:lineRule="auto"/>
              <w:ind w:firstLine="0"/>
              <w:rPr>
                <w:ins w:id="1011" w:author="Бижанов Руслан Жиенеевич" w:date="2018-09-05T18:09:00Z"/>
                <w:rFonts w:ascii="Arial" w:hAnsi="Arial" w:cs="Arial"/>
                <w:color w:val="333333"/>
                <w:sz w:val="21"/>
                <w:szCs w:val="21"/>
                <w:lang w:val="en-US" w:eastAsia="en-US"/>
              </w:rPr>
            </w:pPr>
            <w:ins w:id="1012" w:author="Бижанов Руслан Жиенеевич" w:date="2018-09-05T18:09:00Z">
              <w:r w:rsidRPr="00173D35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wf_reg_sandbox_odh108_ocrm_daily</w:t>
              </w:r>
            </w:ins>
          </w:p>
          <w:p w14:paraId="2B9701CF" w14:textId="77777777" w:rsidR="00173D35" w:rsidRPr="006D126B" w:rsidRDefault="00173D35" w:rsidP="00BD2790">
            <w:pPr>
              <w:ind w:firstLine="0"/>
              <w:rPr>
                <w:ins w:id="1013" w:author="Бижанов Руслан Жиенеевич" w:date="2018-09-05T18:09:00Z"/>
                <w:lang w:val="en-US" w:eastAsia="en-US"/>
              </w:rPr>
            </w:pPr>
          </w:p>
        </w:tc>
        <w:tc>
          <w:tcPr>
            <w:tcW w:w="2890" w:type="dxa"/>
          </w:tcPr>
          <w:p w14:paraId="5B2D3418" w14:textId="10C5FA16" w:rsidR="00173D35" w:rsidRPr="006D126B" w:rsidRDefault="00173D35" w:rsidP="00BD2790">
            <w:pPr>
              <w:ind w:firstLine="0"/>
              <w:rPr>
                <w:ins w:id="1014" w:author="Бижанов Руслан Жиенеевич" w:date="2018-09-05T18:09:00Z"/>
                <w:lang w:val="en-US" w:eastAsia="en-US"/>
              </w:rPr>
            </w:pPr>
            <w:ins w:id="1015" w:author="Бижанов Руслан Жиенеевич" w:date="2018-09-05T18:11:00Z">
              <w:r w:rsidRPr="00173D35">
                <w:rPr>
                  <w:lang w:val="en-US" w:eastAsia="en-US"/>
                </w:rPr>
                <w:t>wf_ctl_sandbox_odh108_ocrm_daily</w:t>
              </w:r>
            </w:ins>
          </w:p>
        </w:tc>
        <w:tc>
          <w:tcPr>
            <w:tcW w:w="1701" w:type="dxa"/>
          </w:tcPr>
          <w:p w14:paraId="70346B03" w14:textId="15CCFB39" w:rsidR="00173D35" w:rsidRPr="00173D35" w:rsidRDefault="00173D35" w:rsidP="00BD2790">
            <w:pPr>
              <w:ind w:firstLine="0"/>
              <w:rPr>
                <w:ins w:id="1016" w:author="Бижанов Руслан Жиенеевич" w:date="2018-09-05T18:09:00Z"/>
                <w:lang w:val="en-US" w:eastAsia="en-US"/>
              </w:rPr>
            </w:pPr>
            <w:ins w:id="1017" w:author="Бижанов Руслан Жиенеевич" w:date="2018-09-05T18:11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25FA3A51" w14:textId="7CFECF9D" w:rsidR="00173D35" w:rsidRPr="00173D35" w:rsidRDefault="00173D35" w:rsidP="00BD2790">
            <w:pPr>
              <w:ind w:firstLine="0"/>
              <w:rPr>
                <w:ins w:id="1018" w:author="Бижанов Руслан Жиенеевич" w:date="2018-09-05T18:09:00Z"/>
                <w:lang w:eastAsia="en-US"/>
              </w:rPr>
            </w:pPr>
            <w:ins w:id="1019" w:author="Бижанов Руслан Жиенеевич" w:date="2018-09-05T18:15:00Z">
              <w:r>
                <w:rPr>
                  <w:lang w:eastAsia="en-US"/>
                </w:rPr>
                <w:t xml:space="preserve">Загрузка справочников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47044C" w:rsidRPr="00173D35" w14:paraId="0F54E542" w14:textId="77777777" w:rsidTr="00BD2790">
        <w:trPr>
          <w:ins w:id="1020" w:author="Шилин Виталий Алексеевич" w:date="2018-09-12T15:24:00Z"/>
        </w:trPr>
        <w:tc>
          <w:tcPr>
            <w:tcW w:w="2208" w:type="dxa"/>
          </w:tcPr>
          <w:p w14:paraId="79158A29" w14:textId="1477C26B" w:rsidR="0047044C" w:rsidRPr="00173D35" w:rsidRDefault="0047044C" w:rsidP="0047044C">
            <w:pPr>
              <w:spacing w:line="240" w:lineRule="auto"/>
              <w:ind w:firstLine="0"/>
              <w:rPr>
                <w:ins w:id="1021" w:author="Шилин Виталий Алексеевич" w:date="2018-09-12T15:24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22" w:author="Шилин Виталий Алексеевич" w:date="2018-09-12T15:24:00Z">
              <w:r w:rsidRPr="00173D35"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  <w:lang w:val="en-US"/>
                </w:rPr>
                <w:t>wf_reg_vertica_public_daily</w:t>
              </w:r>
              <w:proofErr w:type="spellEnd"/>
            </w:ins>
          </w:p>
        </w:tc>
        <w:tc>
          <w:tcPr>
            <w:tcW w:w="2890" w:type="dxa"/>
          </w:tcPr>
          <w:p w14:paraId="4A624E97" w14:textId="516A4928" w:rsidR="0047044C" w:rsidRPr="00173D35" w:rsidRDefault="0047044C" w:rsidP="0047044C">
            <w:pPr>
              <w:ind w:firstLine="0"/>
              <w:rPr>
                <w:ins w:id="1023" w:author="Шилин Виталий Алексеевич" w:date="2018-09-12T15:24:00Z"/>
                <w:lang w:val="en-US" w:eastAsia="en-US"/>
              </w:rPr>
            </w:pPr>
            <w:proofErr w:type="spellStart"/>
            <w:ins w:id="1024" w:author="Шилин Виталий Алексеевич" w:date="2018-09-12T15:24:00Z">
              <w:r w:rsidRPr="00173D35">
                <w:rPr>
                  <w:lang w:val="en-US" w:eastAsia="en-US"/>
                </w:rPr>
                <w:t>wf_ctl_vertica_public_daily</w:t>
              </w:r>
              <w:proofErr w:type="spellEnd"/>
            </w:ins>
          </w:p>
        </w:tc>
        <w:tc>
          <w:tcPr>
            <w:tcW w:w="1701" w:type="dxa"/>
          </w:tcPr>
          <w:p w14:paraId="386DCEE6" w14:textId="75855C8B" w:rsidR="0047044C" w:rsidRDefault="0047044C" w:rsidP="0047044C">
            <w:pPr>
              <w:ind w:firstLine="0"/>
              <w:rPr>
                <w:ins w:id="1025" w:author="Шилин Виталий Алексеевич" w:date="2018-09-12T15:24:00Z"/>
                <w:lang w:eastAsia="en-US"/>
              </w:rPr>
            </w:pPr>
            <w:ins w:id="1026" w:author="Шилин Виталий Алексеевич" w:date="2018-09-12T15:24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67A71170" w14:textId="183C389C" w:rsidR="0047044C" w:rsidRDefault="0047044C" w:rsidP="0047044C">
            <w:pPr>
              <w:ind w:firstLine="0"/>
              <w:rPr>
                <w:ins w:id="1027" w:author="Шилин Виталий Алексеевич" w:date="2018-09-12T15:24:00Z"/>
                <w:lang w:eastAsia="en-US"/>
              </w:rPr>
            </w:pPr>
            <w:ins w:id="1028" w:author="Шилин Виталий Алексеевич" w:date="2018-09-12T15:24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  <w:proofErr w:type="spellEnd"/>
            </w:ins>
          </w:p>
        </w:tc>
      </w:tr>
      <w:tr w:rsidR="0047044C" w:rsidRPr="00173D35" w14:paraId="7AC17302" w14:textId="77777777" w:rsidTr="00BD2790">
        <w:trPr>
          <w:ins w:id="1029" w:author="Шилин Виталий Алексеевич" w:date="2018-09-12T15:24:00Z"/>
        </w:trPr>
        <w:tc>
          <w:tcPr>
            <w:tcW w:w="2208" w:type="dxa"/>
          </w:tcPr>
          <w:p w14:paraId="54C59D2A" w14:textId="4A3CC755" w:rsidR="0047044C" w:rsidRPr="00173D35" w:rsidRDefault="0047044C" w:rsidP="0047044C">
            <w:pPr>
              <w:spacing w:line="240" w:lineRule="auto"/>
              <w:ind w:firstLine="0"/>
              <w:rPr>
                <w:ins w:id="1030" w:author="Шилин Виталий Алексеевич" w:date="2018-09-12T15:24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31" w:author="Шилин Виталий Алексеевич" w:date="2018-09-12T15:25:00Z"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wf_reg_ods_whbranch_oper_weekly_sunday</w:t>
              </w:r>
            </w:ins>
            <w:proofErr w:type="spellEnd"/>
          </w:p>
        </w:tc>
        <w:tc>
          <w:tcPr>
            <w:tcW w:w="2890" w:type="dxa"/>
          </w:tcPr>
          <w:p w14:paraId="3C2B3165" w14:textId="523B527A" w:rsidR="0047044C" w:rsidRPr="00173D35" w:rsidRDefault="0047044C" w:rsidP="0047044C">
            <w:pPr>
              <w:ind w:firstLine="0"/>
              <w:rPr>
                <w:ins w:id="1032" w:author="Шилин Виталий Алексеевич" w:date="2018-09-12T15:24:00Z"/>
                <w:lang w:val="en-US" w:eastAsia="en-US"/>
              </w:rPr>
            </w:pPr>
            <w:ins w:id="1033" w:author="Шилин Виталий Алексеевич" w:date="2018-09-12T15:25:00Z"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запускается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 xml:space="preserve"> </w:t>
              </w:r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напрямую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 </w:t>
              </w:r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атом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 xml:space="preserve"> </w:t>
              </w:r>
              <w:proofErr w:type="spellStart"/>
              <w:r w:rsidRPr="004D34C6">
                <w:rPr>
                  <w:rFonts w:ascii="Arial" w:hAnsi="Arial" w:cs="Arial"/>
                  <w:color w:val="000000"/>
                  <w:sz w:val="21"/>
                  <w:szCs w:val="21"/>
                  <w:lang w:val="en-US"/>
                </w:rPr>
                <w:t>wf_ods_whbranch_oper</w:t>
              </w:r>
            </w:ins>
            <w:proofErr w:type="spellEnd"/>
          </w:p>
        </w:tc>
        <w:tc>
          <w:tcPr>
            <w:tcW w:w="1701" w:type="dxa"/>
          </w:tcPr>
          <w:p w14:paraId="6012C110" w14:textId="54DB3208" w:rsidR="0047044C" w:rsidRDefault="0047044C" w:rsidP="0047044C">
            <w:pPr>
              <w:ind w:firstLine="0"/>
              <w:rPr>
                <w:ins w:id="1034" w:author="Шилин Виталий Алексеевич" w:date="2018-09-12T15:24:00Z"/>
                <w:lang w:eastAsia="en-US"/>
              </w:rPr>
            </w:pPr>
            <w:ins w:id="1035" w:author="Шилин Виталий Алексеевич" w:date="2018-09-12T15:25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4A8566B1" w14:textId="049A9623" w:rsidR="0047044C" w:rsidRDefault="0047044C" w:rsidP="0047044C">
            <w:pPr>
              <w:ind w:firstLine="0"/>
              <w:rPr>
                <w:ins w:id="1036" w:author="Шилин Виталий Алексеевич" w:date="2018-09-12T15:24:00Z"/>
                <w:lang w:eastAsia="en-US"/>
              </w:rPr>
            </w:pPr>
            <w:ins w:id="1037" w:author="Шилин Виталий Алексеевич" w:date="2018-09-12T15:25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</w:ins>
            <w:proofErr w:type="spellEnd"/>
          </w:p>
        </w:tc>
      </w:tr>
      <w:tr w:rsidR="0047044C" w:rsidRPr="00173D35" w14:paraId="3857DAB7" w14:textId="77777777" w:rsidTr="00BD2790">
        <w:trPr>
          <w:ins w:id="1038" w:author="Бижанов Руслан Жиенеевич" w:date="2018-09-05T18:10:00Z"/>
        </w:trPr>
        <w:tc>
          <w:tcPr>
            <w:tcW w:w="2208" w:type="dxa"/>
          </w:tcPr>
          <w:p w14:paraId="51C8431A" w14:textId="0F57A923" w:rsidR="0047044C" w:rsidRPr="00173D35" w:rsidRDefault="0047044C" w:rsidP="0047044C">
            <w:pPr>
              <w:spacing w:line="240" w:lineRule="auto"/>
              <w:ind w:firstLine="0"/>
              <w:rPr>
                <w:ins w:id="1039" w:author="Бижанов Руслан Жиенеевич" w:date="2018-09-05T18:10:00Z"/>
                <w:lang w:val="en-US"/>
              </w:rPr>
            </w:pPr>
            <w:proofErr w:type="spellStart"/>
            <w:ins w:id="1040" w:author="Шилин Виталий Алексеевич" w:date="2018-09-12T15:25:00Z"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wf_reg_ods_whbranch_oper_weekly_monday</w:t>
              </w:r>
            </w:ins>
            <w:proofErr w:type="spellEnd"/>
            <w:ins w:id="1041" w:author="Бижанов Руслан Жиенеевич" w:date="2018-09-05T18:10:00Z">
              <w:del w:id="1042" w:author="Шилин Виталий Алексеевич" w:date="2018-09-12T15:24:00Z">
                <w:r w:rsidRPr="00173D35" w:rsidDel="0047044C">
                  <w:rPr>
                    <w:rFonts w:ascii="Arial" w:hAnsi="Arial" w:cs="Arial"/>
                    <w:color w:val="333333"/>
                    <w:sz w:val="21"/>
                    <w:szCs w:val="21"/>
                    <w:shd w:val="clear" w:color="auto" w:fill="FFFFFF"/>
                    <w:lang w:val="en-US"/>
                  </w:rPr>
                  <w:delText>wf_reg_vertica_public_daily</w:delText>
                </w:r>
              </w:del>
            </w:ins>
          </w:p>
        </w:tc>
        <w:tc>
          <w:tcPr>
            <w:tcW w:w="2890" w:type="dxa"/>
          </w:tcPr>
          <w:p w14:paraId="0AC31337" w14:textId="33630884" w:rsidR="0047044C" w:rsidRPr="006D126B" w:rsidRDefault="0047044C" w:rsidP="0047044C">
            <w:pPr>
              <w:ind w:firstLine="0"/>
              <w:rPr>
                <w:ins w:id="1043" w:author="Бижанов Руслан Жиенеевич" w:date="2018-09-05T18:10:00Z"/>
                <w:lang w:val="en-US" w:eastAsia="en-US"/>
              </w:rPr>
            </w:pPr>
            <w:ins w:id="1044" w:author="Шилин Виталий Алексеевич" w:date="2018-09-12T15:25:00Z"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запускается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 xml:space="preserve"> </w:t>
              </w:r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напрямую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 </w:t>
              </w:r>
              <w:r>
                <w:rPr>
                  <w:rFonts w:ascii="Arial" w:hAnsi="Arial" w:cs="Arial"/>
                  <w:color w:val="333333"/>
                  <w:sz w:val="21"/>
                  <w:szCs w:val="21"/>
                </w:rPr>
                <w:t>атом</w:t>
              </w:r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 xml:space="preserve"> </w:t>
              </w:r>
              <w:proofErr w:type="spellStart"/>
              <w:r w:rsidRPr="004D34C6">
                <w:rPr>
                  <w:rFonts w:ascii="Arial" w:hAnsi="Arial" w:cs="Arial"/>
                  <w:color w:val="000000"/>
                  <w:sz w:val="21"/>
                  <w:szCs w:val="21"/>
                  <w:lang w:val="en-US"/>
                </w:rPr>
                <w:t>wf_ods_whbranch_oper</w:t>
              </w:r>
            </w:ins>
            <w:proofErr w:type="spellEnd"/>
            <w:ins w:id="1045" w:author="Бижанов Руслан Жиенеевич" w:date="2018-09-05T18:11:00Z">
              <w:del w:id="1046" w:author="Шилин Виталий Алексеевич" w:date="2018-09-12T15:24:00Z">
                <w:r w:rsidRPr="00173D35" w:rsidDel="0047044C">
                  <w:rPr>
                    <w:lang w:val="en-US" w:eastAsia="en-US"/>
                  </w:rPr>
                  <w:delText>wf_ctl_vertica_public_daily</w:delText>
                </w:r>
              </w:del>
            </w:ins>
          </w:p>
        </w:tc>
        <w:tc>
          <w:tcPr>
            <w:tcW w:w="1701" w:type="dxa"/>
          </w:tcPr>
          <w:p w14:paraId="78C4E57E" w14:textId="39DFAB73" w:rsidR="0047044C" w:rsidRPr="00173D35" w:rsidRDefault="0047044C" w:rsidP="0047044C">
            <w:pPr>
              <w:ind w:firstLine="0"/>
              <w:rPr>
                <w:ins w:id="1047" w:author="Бижанов Руслан Жиенеевич" w:date="2018-09-05T18:10:00Z"/>
                <w:lang w:val="en-US" w:eastAsia="en-US"/>
              </w:rPr>
            </w:pPr>
            <w:ins w:id="1048" w:author="Шилин Виталий Алексеевич" w:date="2018-09-12T15:25:00Z">
              <w:r>
                <w:rPr>
                  <w:lang w:eastAsia="en-US"/>
                </w:rPr>
                <w:t>Нет</w:t>
              </w:r>
              <w:r w:rsidDel="0047044C">
                <w:rPr>
                  <w:lang w:eastAsia="en-US"/>
                </w:rPr>
                <w:t xml:space="preserve"> </w:t>
              </w:r>
            </w:ins>
            <w:ins w:id="1049" w:author="Бижанов Руслан Жиенеевич" w:date="2018-09-05T18:11:00Z">
              <w:del w:id="1050" w:author="Шилин Виталий Алексеевич" w:date="2018-09-12T15:24:00Z">
                <w:r w:rsidDel="0047044C">
                  <w:rPr>
                    <w:lang w:eastAsia="en-US"/>
                  </w:rPr>
                  <w:delText>Нет</w:delText>
                </w:r>
              </w:del>
            </w:ins>
          </w:p>
        </w:tc>
        <w:tc>
          <w:tcPr>
            <w:tcW w:w="2694" w:type="dxa"/>
          </w:tcPr>
          <w:p w14:paraId="34A4FBAD" w14:textId="54DA842E" w:rsidR="0047044C" w:rsidRPr="00173D35" w:rsidRDefault="0047044C" w:rsidP="0047044C">
            <w:pPr>
              <w:ind w:firstLine="0"/>
              <w:rPr>
                <w:ins w:id="1051" w:author="Бижанов Руслан Жиенеевич" w:date="2018-09-05T18:10:00Z"/>
                <w:lang w:eastAsia="en-US"/>
              </w:rPr>
            </w:pPr>
            <w:ins w:id="1052" w:author="Шилин Виталий Алексеевич" w:date="2018-09-12T15:26:00Z">
              <w:r>
                <w:rPr>
                  <w:lang w:eastAsia="en-US"/>
                </w:rPr>
                <w:t xml:space="preserve">Загрузка фактов витрины </w:t>
              </w:r>
              <w:r>
                <w:rPr>
                  <w:lang w:val="en-US" w:eastAsia="en-US"/>
                </w:rPr>
                <w:t>s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sourcedata</w:t>
              </w:r>
              <w:proofErr w:type="spellEnd"/>
              <w:r w:rsidDel="0047044C">
                <w:rPr>
                  <w:lang w:eastAsia="en-US"/>
                </w:rPr>
                <w:t xml:space="preserve"> </w:t>
              </w:r>
            </w:ins>
            <w:ins w:id="1053" w:author="Бижанов Руслан Жиенеевич" w:date="2018-09-05T18:15:00Z">
              <w:del w:id="1054" w:author="Шилин Виталий Алексеевич" w:date="2018-09-12T15:24:00Z">
                <w:r w:rsidDel="0047044C">
                  <w:rPr>
                    <w:lang w:eastAsia="en-US"/>
                  </w:rPr>
                  <w:delText xml:space="preserve">Загрузка фактов витрины </w:delText>
                </w:r>
                <w:r w:rsidDel="0047044C">
                  <w:rPr>
                    <w:lang w:val="en-US" w:eastAsia="en-US"/>
                  </w:rPr>
                  <w:delText>s</w:delText>
                </w:r>
                <w:r w:rsidRPr="006D126B" w:rsidDel="0047044C">
                  <w:rPr>
                    <w:lang w:eastAsia="en-US"/>
                  </w:rPr>
                  <w:delText>_</w:delText>
                </w:r>
                <w:r w:rsidDel="0047044C">
                  <w:rPr>
                    <w:lang w:val="en-US" w:eastAsia="en-US"/>
                  </w:rPr>
                  <w:delText>sourcedata</w:delText>
                </w:r>
              </w:del>
            </w:ins>
          </w:p>
        </w:tc>
      </w:tr>
      <w:tr w:rsidR="004D34C6" w:rsidRPr="004D34C6" w14:paraId="2727DC3F" w14:textId="77777777" w:rsidTr="00BD2790">
        <w:trPr>
          <w:ins w:id="1055" w:author="Бижанов Руслан Жиенеевич" w:date="2018-09-13T12:35:00Z"/>
        </w:trPr>
        <w:tc>
          <w:tcPr>
            <w:tcW w:w="2208" w:type="dxa"/>
          </w:tcPr>
          <w:p w14:paraId="05B5B3FE" w14:textId="59D9CF92" w:rsidR="004D34C6" w:rsidRDefault="004D34C6" w:rsidP="0047044C">
            <w:pPr>
              <w:spacing w:line="240" w:lineRule="auto"/>
              <w:ind w:firstLine="0"/>
              <w:rPr>
                <w:ins w:id="1056" w:author="Бижанов Руслан Жиенеевич" w:date="2018-09-13T12:35:00Z"/>
                <w:rFonts w:ascii="Arial" w:hAnsi="Arial" w:cs="Arial"/>
                <w:color w:val="333333"/>
                <w:sz w:val="21"/>
                <w:szCs w:val="21"/>
              </w:rPr>
            </w:pPr>
            <w:proofErr w:type="spellStart"/>
            <w:ins w:id="1057" w:author="Бижанов Руслан Жиенеевич" w:date="2018-09-13T12:36:00Z">
              <w:r w:rsidRPr="004D34C6">
                <w:rPr>
                  <w:rFonts w:ascii="Arial" w:hAnsi="Arial" w:cs="Arial"/>
                  <w:color w:val="333333"/>
                  <w:sz w:val="21"/>
                  <w:szCs w:val="21"/>
                </w:rPr>
                <w:t>wf_reg_dmmlm_daily</w:t>
              </w:r>
            </w:ins>
            <w:proofErr w:type="spellEnd"/>
          </w:p>
        </w:tc>
        <w:tc>
          <w:tcPr>
            <w:tcW w:w="2890" w:type="dxa"/>
          </w:tcPr>
          <w:p w14:paraId="26C6BD0A" w14:textId="6C96593B" w:rsidR="004D34C6" w:rsidRPr="004D34C6" w:rsidRDefault="004D34C6" w:rsidP="0047044C">
            <w:pPr>
              <w:ind w:firstLine="0"/>
              <w:rPr>
                <w:ins w:id="1058" w:author="Бижанов Руслан Жиенеевич" w:date="2018-09-13T12:35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59" w:author="Бижанов Руслан Жиенеевич" w:date="2018-09-13T12:36:00Z">
              <w:r w:rsidRPr="004D34C6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wf_ctl_dmmlm_deriveddata_daily</w:t>
              </w:r>
            </w:ins>
            <w:proofErr w:type="spellEnd"/>
          </w:p>
        </w:tc>
        <w:tc>
          <w:tcPr>
            <w:tcW w:w="1701" w:type="dxa"/>
          </w:tcPr>
          <w:p w14:paraId="314EF117" w14:textId="7F69FE5C" w:rsidR="004D34C6" w:rsidRPr="004D34C6" w:rsidRDefault="004D34C6" w:rsidP="0047044C">
            <w:pPr>
              <w:ind w:firstLine="0"/>
              <w:rPr>
                <w:ins w:id="1060" w:author="Бижанов Руслан Жиенеевич" w:date="2018-09-13T12:35:00Z"/>
                <w:lang w:val="en-US" w:eastAsia="en-US"/>
              </w:rPr>
            </w:pPr>
            <w:ins w:id="1061" w:author="Бижанов Руслан Жиенеевич" w:date="2018-09-13T12:3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3C83CBA2" w14:textId="55EE4696" w:rsidR="004D34C6" w:rsidRPr="004D34C6" w:rsidRDefault="004D34C6" w:rsidP="004D34C6">
            <w:pPr>
              <w:ind w:firstLine="0"/>
              <w:rPr>
                <w:ins w:id="1062" w:author="Бижанов Руслан Жиенеевич" w:date="2018-09-13T12:35:00Z"/>
                <w:lang w:eastAsia="en-US"/>
              </w:rPr>
            </w:pPr>
            <w:ins w:id="1063" w:author="Бижанов Руслан Жиенеевич" w:date="2018-09-13T12:37:00Z">
              <w:r>
                <w:rPr>
                  <w:lang w:eastAsia="en-US"/>
                </w:rPr>
                <w:t xml:space="preserve">Загрузка витрины </w:t>
              </w:r>
              <w:r>
                <w:rPr>
                  <w:lang w:val="en-US" w:eastAsia="en-US"/>
                </w:rPr>
                <w:t>l</w:t>
              </w:r>
              <w:r w:rsidRPr="006D126B">
                <w:rPr>
                  <w:lang w:eastAsia="en-US"/>
                </w:rPr>
                <w:t>_</w:t>
              </w:r>
            </w:ins>
            <w:proofErr w:type="spellStart"/>
            <w:ins w:id="1064" w:author="Бижанов Руслан Жиенеевич" w:date="2018-09-13T12:45:00Z">
              <w:r>
                <w:rPr>
                  <w:lang w:val="en-US" w:eastAsia="en-US"/>
                </w:rPr>
                <w:t>deriveddata</w:t>
              </w:r>
            </w:ins>
            <w:proofErr w:type="spellEnd"/>
          </w:p>
        </w:tc>
      </w:tr>
      <w:tr w:rsidR="004D34C6" w:rsidRPr="004D34C6" w14:paraId="03219F4A" w14:textId="77777777" w:rsidTr="00BD2790">
        <w:trPr>
          <w:ins w:id="1065" w:author="Бижанов Руслан Жиенеевич" w:date="2018-09-13T12:35:00Z"/>
        </w:trPr>
        <w:tc>
          <w:tcPr>
            <w:tcW w:w="2208" w:type="dxa"/>
          </w:tcPr>
          <w:p w14:paraId="5D0C815A" w14:textId="5D4CC267" w:rsidR="004D34C6" w:rsidRPr="00CF17CD" w:rsidRDefault="00CF17CD" w:rsidP="0047044C">
            <w:pPr>
              <w:spacing w:line="240" w:lineRule="auto"/>
              <w:ind w:firstLine="0"/>
              <w:rPr>
                <w:ins w:id="1066" w:author="Бижанов Руслан Жиенеевич" w:date="2018-09-13T12:35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67" w:author="Бижанов Руслан Жиенеевич" w:date="2018-09-13T12:46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wf_reg_nba_deriveddata_daily</w:t>
              </w:r>
            </w:ins>
            <w:proofErr w:type="spellEnd"/>
          </w:p>
        </w:tc>
        <w:tc>
          <w:tcPr>
            <w:tcW w:w="2890" w:type="dxa"/>
          </w:tcPr>
          <w:p w14:paraId="43CB4EE2" w14:textId="6055AD37" w:rsidR="004D34C6" w:rsidRPr="00CF17CD" w:rsidRDefault="00CF17CD" w:rsidP="0047044C">
            <w:pPr>
              <w:ind w:firstLine="0"/>
              <w:rPr>
                <w:ins w:id="1068" w:author="Бижанов Руслан Жиенеевич" w:date="2018-09-13T12:35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69" w:author="Бижанов Руслан Жиенеевич" w:date="2018-09-13T12:45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wf_ctl_nba_deriveddata_daily</w:t>
              </w:r>
            </w:ins>
            <w:proofErr w:type="spellEnd"/>
          </w:p>
        </w:tc>
        <w:tc>
          <w:tcPr>
            <w:tcW w:w="1701" w:type="dxa"/>
          </w:tcPr>
          <w:p w14:paraId="699E113C" w14:textId="7A84BD5C" w:rsidR="004D34C6" w:rsidRPr="004D34C6" w:rsidRDefault="004D34C6" w:rsidP="0047044C">
            <w:pPr>
              <w:ind w:firstLine="0"/>
              <w:rPr>
                <w:ins w:id="1070" w:author="Бижанов Руслан Жиенеевич" w:date="2018-09-13T12:35:00Z"/>
                <w:lang w:val="en-US" w:eastAsia="en-US"/>
              </w:rPr>
            </w:pPr>
            <w:ins w:id="1071" w:author="Бижанов Руслан Жиенеевич" w:date="2018-09-13T12:3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70082288" w14:textId="6EBA6D07" w:rsidR="004D34C6" w:rsidRPr="004D34C6" w:rsidRDefault="00CF17CD" w:rsidP="0047044C">
            <w:pPr>
              <w:ind w:firstLine="0"/>
              <w:rPr>
                <w:ins w:id="1072" w:author="Бижанов Руслан Жиенеевич" w:date="2018-09-13T12:35:00Z"/>
                <w:lang w:val="en-US" w:eastAsia="en-US"/>
              </w:rPr>
            </w:pPr>
            <w:ins w:id="1073" w:author="Бижанов Руслан Жиенеевич" w:date="2018-09-13T12:46:00Z">
              <w:r>
                <w:rPr>
                  <w:lang w:eastAsia="en-US"/>
                </w:rPr>
                <w:t xml:space="preserve">Загрузка витрины </w:t>
              </w:r>
              <w:r>
                <w:rPr>
                  <w:lang w:val="en-US" w:eastAsia="en-US"/>
                </w:rPr>
                <w:t>l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deriveddata</w:t>
              </w:r>
            </w:ins>
            <w:proofErr w:type="spellEnd"/>
          </w:p>
        </w:tc>
      </w:tr>
      <w:tr w:rsidR="004D34C6" w:rsidRPr="004D34C6" w14:paraId="6861E381" w14:textId="77777777" w:rsidTr="00BD2790">
        <w:trPr>
          <w:ins w:id="1074" w:author="Бижанов Руслан Жиенеевич" w:date="2018-09-13T12:36:00Z"/>
        </w:trPr>
        <w:tc>
          <w:tcPr>
            <w:tcW w:w="2208" w:type="dxa"/>
          </w:tcPr>
          <w:p w14:paraId="65AC8DBB" w14:textId="7814636E" w:rsidR="004D34C6" w:rsidRPr="004D34C6" w:rsidRDefault="00CF17CD" w:rsidP="0047044C">
            <w:pPr>
              <w:spacing w:line="240" w:lineRule="auto"/>
              <w:ind w:firstLine="0"/>
              <w:rPr>
                <w:ins w:id="1075" w:author="Бижанов Руслан Жиенеевич" w:date="2018-09-13T12:36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76" w:author="Бижанов Руслан Жиенеевич" w:date="2018-09-13T12:46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wf_reg_nba_deriveddata_monthly</w:t>
              </w:r>
            </w:ins>
            <w:proofErr w:type="spellEnd"/>
          </w:p>
        </w:tc>
        <w:tc>
          <w:tcPr>
            <w:tcW w:w="2890" w:type="dxa"/>
          </w:tcPr>
          <w:p w14:paraId="27C634DF" w14:textId="5A8229F0" w:rsidR="004D34C6" w:rsidRPr="004D34C6" w:rsidRDefault="00CF17CD" w:rsidP="0047044C">
            <w:pPr>
              <w:ind w:firstLine="0"/>
              <w:rPr>
                <w:ins w:id="1077" w:author="Бижанов Руслан Жиенеевич" w:date="2018-09-13T12:36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ins w:id="1078" w:author="Бижанов Руслан Жиенеевич" w:date="2018-09-13T12:45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wf_ctl_nba_deriveddata_monthly_day5</w:t>
              </w:r>
            </w:ins>
          </w:p>
        </w:tc>
        <w:tc>
          <w:tcPr>
            <w:tcW w:w="1701" w:type="dxa"/>
          </w:tcPr>
          <w:p w14:paraId="79E7251A" w14:textId="592E4713" w:rsidR="004D34C6" w:rsidRPr="004D34C6" w:rsidRDefault="004D34C6" w:rsidP="0047044C">
            <w:pPr>
              <w:ind w:firstLine="0"/>
              <w:rPr>
                <w:ins w:id="1079" w:author="Бижанов Руслан Жиенеевич" w:date="2018-09-13T12:36:00Z"/>
                <w:lang w:val="en-US" w:eastAsia="en-US"/>
              </w:rPr>
            </w:pPr>
            <w:ins w:id="1080" w:author="Бижанов Руслан Жиенеевич" w:date="2018-09-13T12:3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33874B56" w14:textId="5CDCDFC9" w:rsidR="004D34C6" w:rsidRPr="004D34C6" w:rsidRDefault="00CF17CD" w:rsidP="0047044C">
            <w:pPr>
              <w:ind w:firstLine="0"/>
              <w:rPr>
                <w:ins w:id="1081" w:author="Бижанов Руслан Жиенеевич" w:date="2018-09-13T12:36:00Z"/>
                <w:lang w:val="en-US" w:eastAsia="en-US"/>
              </w:rPr>
            </w:pPr>
            <w:ins w:id="1082" w:author="Бижанов Руслан Жиенеевич" w:date="2018-09-13T12:46:00Z">
              <w:r>
                <w:rPr>
                  <w:lang w:eastAsia="en-US"/>
                </w:rPr>
                <w:t xml:space="preserve">Загрузка витрины </w:t>
              </w:r>
              <w:r>
                <w:rPr>
                  <w:lang w:val="en-US" w:eastAsia="en-US"/>
                </w:rPr>
                <w:t>l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deriveddata</w:t>
              </w:r>
            </w:ins>
            <w:proofErr w:type="spellEnd"/>
          </w:p>
        </w:tc>
      </w:tr>
      <w:tr w:rsidR="00CF17CD" w:rsidRPr="004D34C6" w14:paraId="18576F7C" w14:textId="77777777" w:rsidTr="00BD2790">
        <w:trPr>
          <w:ins w:id="1083" w:author="Бижанов Руслан Жиенеевич" w:date="2018-09-13T12:46:00Z"/>
        </w:trPr>
        <w:tc>
          <w:tcPr>
            <w:tcW w:w="2208" w:type="dxa"/>
          </w:tcPr>
          <w:p w14:paraId="723E30E1" w14:textId="526CF875" w:rsidR="00CF17CD" w:rsidRPr="004D34C6" w:rsidRDefault="00CF17CD" w:rsidP="0047044C">
            <w:pPr>
              <w:spacing w:line="240" w:lineRule="auto"/>
              <w:ind w:firstLine="0"/>
              <w:rPr>
                <w:ins w:id="1084" w:author="Бижанов Руслан Жиенеевич" w:date="2018-09-13T12:46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85" w:author="Бижанов Руслан Жиенеевич" w:date="2018-09-13T12:46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lastRenderedPageBreak/>
                <w:t>wf_reg_nba_deriveddata_weekly</w:t>
              </w:r>
              <w:proofErr w:type="spellEnd"/>
            </w:ins>
          </w:p>
        </w:tc>
        <w:tc>
          <w:tcPr>
            <w:tcW w:w="2890" w:type="dxa"/>
          </w:tcPr>
          <w:p w14:paraId="56E61A01" w14:textId="546F76DC" w:rsidR="00CF17CD" w:rsidRPr="00CF17CD" w:rsidRDefault="00CF17CD" w:rsidP="0047044C">
            <w:pPr>
              <w:ind w:firstLine="0"/>
              <w:rPr>
                <w:ins w:id="1086" w:author="Бижанов Руслан Жиенеевич" w:date="2018-09-13T12:46:00Z"/>
                <w:rFonts w:ascii="Arial" w:hAnsi="Arial" w:cs="Arial"/>
                <w:color w:val="333333"/>
                <w:sz w:val="21"/>
                <w:szCs w:val="21"/>
                <w:lang w:val="en-US"/>
              </w:rPr>
            </w:pPr>
            <w:proofErr w:type="spellStart"/>
            <w:ins w:id="1087" w:author="Бижанов Руслан Жиенеевич" w:date="2018-09-13T12:46:00Z">
              <w:r w:rsidRPr="00CF17CD">
                <w:rPr>
                  <w:rFonts w:ascii="Arial" w:hAnsi="Arial" w:cs="Arial"/>
                  <w:color w:val="333333"/>
                  <w:sz w:val="21"/>
                  <w:szCs w:val="21"/>
                  <w:lang w:val="en-US"/>
                </w:rPr>
                <w:t>wf_ctl_nba_deriveddata_weekly</w:t>
              </w:r>
              <w:proofErr w:type="spellEnd"/>
            </w:ins>
          </w:p>
        </w:tc>
        <w:tc>
          <w:tcPr>
            <w:tcW w:w="1701" w:type="dxa"/>
          </w:tcPr>
          <w:p w14:paraId="5480725A" w14:textId="04F8D8B0" w:rsidR="00CF17CD" w:rsidRPr="00CF17CD" w:rsidRDefault="00CF17CD" w:rsidP="0047044C">
            <w:pPr>
              <w:ind w:firstLine="0"/>
              <w:rPr>
                <w:ins w:id="1088" w:author="Бижанов Руслан Жиенеевич" w:date="2018-09-13T12:46:00Z"/>
                <w:lang w:val="en-US" w:eastAsia="en-US"/>
              </w:rPr>
            </w:pPr>
            <w:ins w:id="1089" w:author="Бижанов Руслан Жиенеевич" w:date="2018-09-13T12:46:00Z">
              <w:r>
                <w:rPr>
                  <w:lang w:eastAsia="en-US"/>
                </w:rPr>
                <w:t>Нет</w:t>
              </w:r>
            </w:ins>
          </w:p>
        </w:tc>
        <w:tc>
          <w:tcPr>
            <w:tcW w:w="2694" w:type="dxa"/>
          </w:tcPr>
          <w:p w14:paraId="5EAFC64D" w14:textId="3C1A2F8A" w:rsidR="00CF17CD" w:rsidRPr="004D34C6" w:rsidRDefault="00CF17CD" w:rsidP="0047044C">
            <w:pPr>
              <w:ind w:firstLine="0"/>
              <w:rPr>
                <w:ins w:id="1090" w:author="Бижанов Руслан Жиенеевич" w:date="2018-09-13T12:46:00Z"/>
                <w:lang w:val="en-US" w:eastAsia="en-US"/>
              </w:rPr>
            </w:pPr>
            <w:ins w:id="1091" w:author="Бижанов Руслан Жиенеевич" w:date="2018-09-13T12:46:00Z">
              <w:r>
                <w:rPr>
                  <w:lang w:eastAsia="en-US"/>
                </w:rPr>
                <w:t xml:space="preserve">Загрузка витрины </w:t>
              </w:r>
              <w:r>
                <w:rPr>
                  <w:lang w:val="en-US" w:eastAsia="en-US"/>
                </w:rPr>
                <w:t>l</w:t>
              </w:r>
              <w:r w:rsidRPr="006D126B">
                <w:rPr>
                  <w:lang w:eastAsia="en-US"/>
                </w:rPr>
                <w:t>_</w:t>
              </w:r>
              <w:proofErr w:type="spellStart"/>
              <w:r>
                <w:rPr>
                  <w:lang w:val="en-US" w:eastAsia="en-US"/>
                </w:rPr>
                <w:t>deriveddata</w:t>
              </w:r>
              <w:proofErr w:type="spellEnd"/>
            </w:ins>
          </w:p>
        </w:tc>
      </w:tr>
    </w:tbl>
    <w:p w14:paraId="28D6C334" w14:textId="77777777" w:rsidR="005A1EA6" w:rsidRPr="004D34C6" w:rsidRDefault="005A1EA6" w:rsidP="005A1EA6">
      <w:pPr>
        <w:rPr>
          <w:ins w:id="1092" w:author="Роман Коротков" w:date="2018-08-17T13:17:00Z"/>
          <w:lang w:val="en-US" w:eastAsia="en-US"/>
        </w:rPr>
      </w:pPr>
    </w:p>
    <w:p w14:paraId="520B67A6" w14:textId="77777777" w:rsidR="005A1EA6" w:rsidRDefault="005A1EA6" w:rsidP="005A1EA6">
      <w:pPr>
        <w:pStyle w:val="2"/>
        <w:rPr>
          <w:ins w:id="1093" w:author="Роман Коротков" w:date="2018-08-17T13:17:00Z"/>
        </w:rPr>
      </w:pPr>
      <w:bookmarkStart w:id="1094" w:name="_Toc518905225"/>
      <w:ins w:id="1095" w:author="Роман Коротков" w:date="2018-08-17T13:17:00Z">
        <w:r>
          <w:t>Отбор и проверка данных для загрузок</w:t>
        </w:r>
        <w:bookmarkEnd w:id="1094"/>
      </w:ins>
    </w:p>
    <w:p w14:paraId="1A942944" w14:textId="77777777" w:rsidR="005A1EA6" w:rsidRDefault="005A1EA6" w:rsidP="005A1EA6">
      <w:pPr>
        <w:pStyle w:val="30"/>
        <w:rPr>
          <w:ins w:id="1096" w:author="Роман Коротков" w:date="2018-08-17T14:35:00Z"/>
        </w:rPr>
      </w:pPr>
      <w:bookmarkStart w:id="1097" w:name="_Toc518905226"/>
      <w:ins w:id="1098" w:author="Роман Коротков" w:date="2018-08-17T13:17:00Z">
        <w:r>
          <w:t>Ручной режим запуска</w:t>
        </w:r>
      </w:ins>
      <w:bookmarkEnd w:id="1097"/>
    </w:p>
    <w:p w14:paraId="6F37AB9F" w14:textId="77777777" w:rsidR="0094378B" w:rsidRPr="0094378B" w:rsidRDefault="0094378B" w:rsidP="0094378B">
      <w:pPr>
        <w:rPr>
          <w:ins w:id="1099" w:author="Роман Коротков" w:date="2018-08-17T14:37:00Z"/>
          <w:lang w:eastAsia="en-US"/>
        </w:rPr>
      </w:pPr>
      <w:ins w:id="1100" w:author="Роман Коротков" w:date="2018-08-17T14:35:00Z">
        <w:r>
          <w:rPr>
            <w:lang w:eastAsia="en-US"/>
          </w:rPr>
          <w:t xml:space="preserve">Для ручного перезапуска координатора в </w:t>
        </w:r>
      </w:ins>
      <w:ins w:id="1101" w:author="Роман Коротков" w:date="2018-08-17T14:36:00Z">
        <w:r>
          <w:rPr>
            <w:lang w:val="en-US" w:eastAsia="en-US"/>
          </w:rPr>
          <w:t>hue</w:t>
        </w:r>
        <w:r w:rsidRPr="0094378B">
          <w:rPr>
            <w:lang w:eastAsia="en-US"/>
          </w:rPr>
          <w:t xml:space="preserve"> </w:t>
        </w:r>
        <w:r>
          <w:rPr>
            <w:lang w:eastAsia="en-US"/>
          </w:rPr>
          <w:t xml:space="preserve">выбрать </w:t>
        </w:r>
      </w:ins>
      <w:ins w:id="1102" w:author="Роман Коротков" w:date="2018-08-17T14:37:00Z">
        <w:r>
          <w:rPr>
            <w:lang w:eastAsia="en-US"/>
          </w:rPr>
          <w:t xml:space="preserve">перезагружаемые периоды и нажать кнопку </w:t>
        </w:r>
        <w:r>
          <w:rPr>
            <w:lang w:val="en-US" w:eastAsia="en-US"/>
          </w:rPr>
          <w:t>Rerun</w:t>
        </w:r>
      </w:ins>
    </w:p>
    <w:p w14:paraId="57CBC95C" w14:textId="77777777" w:rsidR="0094378B" w:rsidRDefault="0094378B" w:rsidP="0094378B">
      <w:pPr>
        <w:rPr>
          <w:ins w:id="1103" w:author="Роман Коротков" w:date="2018-08-17T14:41:00Z"/>
          <w:lang w:eastAsia="en-US"/>
        </w:rPr>
      </w:pPr>
      <w:ins w:id="1104" w:author="Роман Коротков" w:date="2018-08-17T14:41:00Z">
        <w:r>
          <w:rPr>
            <w:noProof/>
            <w:lang w:val="en-US" w:eastAsia="en-US"/>
          </w:rPr>
          <w:drawing>
            <wp:inline distT="0" distB="0" distL="0" distR="0" wp14:anchorId="4037263A" wp14:editId="400A558D">
              <wp:extent cx="5934075" cy="3533775"/>
              <wp:effectExtent l="0" t="0" r="9525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533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1DCF12D" w14:textId="2967D883" w:rsidR="0094378B" w:rsidRPr="0094378B" w:rsidRDefault="0094378B" w:rsidP="0094378B">
      <w:pPr>
        <w:rPr>
          <w:ins w:id="1105" w:author="Роман Коротков" w:date="2018-08-17T14:42:00Z"/>
          <w:lang w:eastAsia="en-US"/>
        </w:rPr>
      </w:pPr>
      <w:ins w:id="1106" w:author="Роман Коротков" w:date="2018-08-17T14:41:00Z">
        <w:r>
          <w:rPr>
            <w:lang w:eastAsia="en-US"/>
          </w:rPr>
          <w:t xml:space="preserve">Для запуска в открывшемся окне </w:t>
        </w:r>
        <w:proofErr w:type="gramStart"/>
        <w:r>
          <w:rPr>
            <w:lang w:eastAsia="en-US"/>
          </w:rPr>
          <w:t xml:space="preserve">проверить </w:t>
        </w:r>
      </w:ins>
      <w:ins w:id="1107" w:author="Роман Коротков" w:date="2018-08-17T14:36:00Z">
        <w:r>
          <w:rPr>
            <w:lang w:eastAsia="en-US"/>
          </w:rPr>
          <w:t xml:space="preserve"> </w:t>
        </w:r>
      </w:ins>
      <w:ins w:id="1108" w:author="Роман Коротков" w:date="2018-08-17T14:42:00Z">
        <w:r>
          <w:rPr>
            <w:lang w:eastAsia="en-US"/>
          </w:rPr>
          <w:t>нажать</w:t>
        </w:r>
        <w:proofErr w:type="gramEnd"/>
        <w:r>
          <w:rPr>
            <w:lang w:eastAsia="en-US"/>
          </w:rPr>
          <w:t xml:space="preserve"> кнопку </w:t>
        </w:r>
        <w:r>
          <w:rPr>
            <w:lang w:val="en-US" w:eastAsia="en-US"/>
          </w:rPr>
          <w:t>Submit</w:t>
        </w:r>
      </w:ins>
    </w:p>
    <w:p w14:paraId="16D2A099" w14:textId="77777777" w:rsidR="0094378B" w:rsidRDefault="0094378B" w:rsidP="0094378B">
      <w:pPr>
        <w:rPr>
          <w:ins w:id="1109" w:author="Роман Коротков" w:date="2018-08-17T14:42:00Z"/>
          <w:lang w:eastAsia="en-US"/>
        </w:rPr>
      </w:pPr>
    </w:p>
    <w:p w14:paraId="0FE9E5A5" w14:textId="78B111B7" w:rsidR="0094378B" w:rsidRPr="00274EF0" w:rsidRDefault="0094378B" w:rsidP="0094378B">
      <w:pPr>
        <w:rPr>
          <w:ins w:id="1110" w:author="Роман Коротков" w:date="2018-08-17T14:42:00Z"/>
          <w:lang w:eastAsia="en-US"/>
        </w:rPr>
      </w:pPr>
      <w:ins w:id="1111" w:author="Роман Коротков" w:date="2018-08-17T14:42:00Z">
        <w:r>
          <w:rPr>
            <w:lang w:eastAsia="en-US"/>
          </w:rPr>
          <w:t xml:space="preserve">Для ручного перезапуска </w:t>
        </w:r>
        <w:r>
          <w:rPr>
            <w:lang w:val="en-US" w:eastAsia="en-US"/>
          </w:rPr>
          <w:t>workflow</w:t>
        </w:r>
      </w:ins>
    </w:p>
    <w:p w14:paraId="3C018D52" w14:textId="5A46987B" w:rsidR="0094378B" w:rsidRDefault="0094378B" w:rsidP="0094378B">
      <w:pPr>
        <w:rPr>
          <w:ins w:id="1112" w:author="Роман Коротков" w:date="2018-08-17T14:43:00Z"/>
          <w:lang w:eastAsia="en-US"/>
        </w:rPr>
      </w:pPr>
      <w:ins w:id="1113" w:author="Роман Коротков" w:date="2018-08-17T14:42:00Z">
        <w:r w:rsidRPr="0094378B">
          <w:rPr>
            <w:lang w:eastAsia="en-US"/>
          </w:rPr>
          <w:t>(</w:t>
        </w:r>
      </w:ins>
      <w:ins w:id="1114" w:author="Роман Коротков" w:date="2018-08-17T14:43:00Z">
        <w:r>
          <w:rPr>
            <w:lang w:eastAsia="en-US"/>
          </w:rPr>
          <w:t xml:space="preserve">На текущей версии </w:t>
        </w:r>
        <w:r>
          <w:rPr>
            <w:lang w:val="en-US" w:eastAsia="en-US"/>
          </w:rPr>
          <w:t>hue</w:t>
        </w:r>
        <w:r w:rsidRPr="0094378B">
          <w:rPr>
            <w:lang w:eastAsia="en-US"/>
          </w:rPr>
          <w:t xml:space="preserve"> через </w:t>
        </w:r>
        <w:r>
          <w:rPr>
            <w:lang w:val="en-US" w:eastAsia="en-US"/>
          </w:rPr>
          <w:t>web</w:t>
        </w:r>
        <w:r w:rsidRPr="0094378B">
          <w:rPr>
            <w:lang w:eastAsia="en-US"/>
          </w:rPr>
          <w:t xml:space="preserve"> </w:t>
        </w:r>
        <w:r>
          <w:rPr>
            <w:lang w:eastAsia="en-US"/>
          </w:rPr>
          <w:t>интерфейс не работает исправлено в новых версиях</w:t>
        </w:r>
      </w:ins>
      <w:ins w:id="1115" w:author="Роман Коротков" w:date="2018-08-17T14:42:00Z">
        <w:r w:rsidRPr="0094378B">
          <w:rPr>
            <w:lang w:eastAsia="en-US"/>
          </w:rPr>
          <w:t>)</w:t>
        </w:r>
      </w:ins>
    </w:p>
    <w:p w14:paraId="615482EB" w14:textId="04D31D89" w:rsidR="0094378B" w:rsidRDefault="0094378B" w:rsidP="0094378B">
      <w:pPr>
        <w:rPr>
          <w:ins w:id="1116" w:author="Роман Коротков" w:date="2018-08-17T14:46:00Z"/>
          <w:lang w:eastAsia="en-US"/>
        </w:rPr>
      </w:pPr>
      <w:ins w:id="1117" w:author="Роман Коротков" w:date="2018-08-17T14:44:00Z">
        <w:r>
          <w:rPr>
            <w:lang w:eastAsia="en-US"/>
          </w:rPr>
          <w:t xml:space="preserve">Получить </w:t>
        </w:r>
        <w:r>
          <w:rPr>
            <w:lang w:val="en-US" w:eastAsia="en-US"/>
          </w:rPr>
          <w:t>ID</w:t>
        </w:r>
        <w:r w:rsidRPr="0058711E">
          <w:rPr>
            <w:lang w:eastAsia="en-US"/>
          </w:rPr>
          <w:t xml:space="preserve"> </w:t>
        </w:r>
        <w:r>
          <w:rPr>
            <w:lang w:eastAsia="en-US"/>
          </w:rPr>
          <w:t xml:space="preserve">задачи по запуску </w:t>
        </w:r>
        <w:r>
          <w:rPr>
            <w:lang w:val="en-US" w:eastAsia="en-US"/>
          </w:rPr>
          <w:t>workflow</w:t>
        </w:r>
        <w:r w:rsidRPr="0058711E">
          <w:rPr>
            <w:lang w:eastAsia="en-US"/>
          </w:rPr>
          <w:t xml:space="preserve"> </w:t>
        </w:r>
      </w:ins>
    </w:p>
    <w:p w14:paraId="490033D0" w14:textId="61AA003D" w:rsidR="0058711E" w:rsidRPr="0058711E" w:rsidRDefault="0058711E" w:rsidP="0094378B">
      <w:pPr>
        <w:rPr>
          <w:ins w:id="1118" w:author="Роман Коротков" w:date="2018-08-17T14:46:00Z"/>
          <w:lang w:eastAsia="en-US"/>
        </w:rPr>
      </w:pPr>
      <w:ins w:id="1119" w:author="Роман Коротков" w:date="2018-08-17T14:46:00Z">
        <w:r>
          <w:rPr>
            <w:lang w:eastAsia="en-US"/>
          </w:rPr>
          <w:t xml:space="preserve">Для этого зайти в </w:t>
        </w:r>
        <w:r>
          <w:rPr>
            <w:lang w:val="en-US" w:eastAsia="en-US"/>
          </w:rPr>
          <w:t>workflow</w:t>
        </w:r>
        <w:r w:rsidRPr="0058711E">
          <w:rPr>
            <w:lang w:eastAsia="en-US"/>
          </w:rPr>
          <w:t xml:space="preserve"> </w:t>
        </w:r>
        <w:r>
          <w:rPr>
            <w:lang w:eastAsia="en-US"/>
          </w:rPr>
          <w:t xml:space="preserve">через </w:t>
        </w:r>
        <w:r>
          <w:rPr>
            <w:lang w:val="en-US" w:eastAsia="en-US"/>
          </w:rPr>
          <w:t>hue</w:t>
        </w:r>
        <w:r w:rsidRPr="0058711E">
          <w:rPr>
            <w:lang w:eastAsia="en-US"/>
          </w:rPr>
          <w:t xml:space="preserve"> </w:t>
        </w:r>
        <w:r>
          <w:rPr>
            <w:lang w:val="en-US" w:eastAsia="en-US"/>
          </w:rPr>
          <w:t>Workflows</w:t>
        </w:r>
        <w:r w:rsidRPr="0058711E">
          <w:rPr>
            <w:lang w:eastAsia="en-US"/>
          </w:rPr>
          <w:t>:</w:t>
        </w:r>
      </w:ins>
    </w:p>
    <w:p w14:paraId="70DA0D89" w14:textId="54E49EB9" w:rsidR="0058711E" w:rsidRDefault="0058711E" w:rsidP="0094378B">
      <w:pPr>
        <w:rPr>
          <w:ins w:id="1120" w:author="Роман Коротков" w:date="2018-08-17T14:47:00Z"/>
          <w:lang w:eastAsia="en-US"/>
        </w:rPr>
      </w:pPr>
      <w:ins w:id="1121" w:author="Роман Коротков" w:date="2018-08-17T14:46:00Z">
        <w:r>
          <w:rPr>
            <w:noProof/>
            <w:lang w:val="en-US" w:eastAsia="en-US"/>
          </w:rPr>
          <w:lastRenderedPageBreak/>
          <w:drawing>
            <wp:inline distT="0" distB="0" distL="0" distR="0" wp14:anchorId="0982277C" wp14:editId="768484B9">
              <wp:extent cx="5934075" cy="3609975"/>
              <wp:effectExtent l="0" t="0" r="9525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609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1D8069D" w14:textId="77777777" w:rsidR="0058711E" w:rsidRDefault="0058711E" w:rsidP="0094378B">
      <w:pPr>
        <w:rPr>
          <w:ins w:id="1122" w:author="Роман Коротков" w:date="2018-08-17T14:47:00Z"/>
          <w:lang w:eastAsia="en-US"/>
        </w:rPr>
      </w:pPr>
    </w:p>
    <w:p w14:paraId="131D6C23" w14:textId="24959084" w:rsidR="0058711E" w:rsidRDefault="0058711E" w:rsidP="0094378B">
      <w:pPr>
        <w:rPr>
          <w:ins w:id="1123" w:author="Роман Коротков" w:date="2018-08-17T14:47:00Z"/>
          <w:lang w:eastAsia="en-US"/>
        </w:rPr>
      </w:pPr>
      <w:ins w:id="1124" w:author="Роман Коротков" w:date="2018-08-17T14:47:00Z">
        <w:r>
          <w:rPr>
            <w:lang w:eastAsia="en-US"/>
          </w:rPr>
          <w:t>В к</w:t>
        </w:r>
        <w:del w:id="1125" w:author="Windows User" w:date="2018-08-31T13:45:00Z">
          <w:r w:rsidDel="00BD48A1">
            <w:rPr>
              <w:lang w:eastAsia="en-US"/>
            </w:rPr>
            <w:delText>л</w:delText>
          </w:r>
        </w:del>
      </w:ins>
      <w:ins w:id="1126" w:author="Windows User" w:date="2018-08-31T13:45:00Z">
        <w:r w:rsidR="00BD48A1">
          <w:rPr>
            <w:lang w:eastAsia="en-US"/>
          </w:rPr>
          <w:t>о</w:t>
        </w:r>
      </w:ins>
      <w:ins w:id="1127" w:author="Роман Коротков" w:date="2018-08-17T14:47:00Z">
        <w:r>
          <w:rPr>
            <w:lang w:eastAsia="en-US"/>
          </w:rPr>
          <w:t>нсоли на кластере выполнить команды:</w:t>
        </w:r>
      </w:ins>
    </w:p>
    <w:p w14:paraId="7063B8DE" w14:textId="4A585D96" w:rsidR="0058711E" w:rsidRDefault="0058711E" w:rsidP="0058711E">
      <w:pPr>
        <w:rPr>
          <w:ins w:id="1128" w:author="Windows User" w:date="2018-08-31T13:42:00Z"/>
          <w:lang w:val="en-US" w:eastAsia="en-US"/>
        </w:rPr>
      </w:pPr>
      <w:proofErr w:type="gramStart"/>
      <w:ins w:id="1129" w:author="Роман Коротков" w:date="2018-08-17T14:47:00Z">
        <w:r w:rsidRPr="0058711E">
          <w:rPr>
            <w:lang w:val="en-US" w:eastAsia="en-US"/>
          </w:rPr>
          <w:t>oozie</w:t>
        </w:r>
        <w:proofErr w:type="gramEnd"/>
        <w:r w:rsidRPr="0058711E">
          <w:rPr>
            <w:lang w:val="en-US" w:eastAsia="en-US"/>
          </w:rPr>
          <w:t xml:space="preserve"> job -</w:t>
        </w:r>
        <w:proofErr w:type="spellStart"/>
        <w:r w:rsidRPr="0058711E">
          <w:rPr>
            <w:lang w:val="en-US" w:eastAsia="en-US"/>
          </w:rPr>
          <w:t>oozie</w:t>
        </w:r>
        <w:proofErr w:type="spellEnd"/>
        <w:r w:rsidRPr="0058711E">
          <w:rPr>
            <w:lang w:val="en-US" w:eastAsia="en-US"/>
          </w:rPr>
          <w:t xml:space="preserve"> http://bda11node04.moscow.alfaintra.net:11000/oozie -</w:t>
        </w:r>
        <w:proofErr w:type="spellStart"/>
        <w:r w:rsidRPr="0058711E">
          <w:rPr>
            <w:lang w:val="en-US" w:eastAsia="en-US"/>
          </w:rPr>
          <w:t>configcontent</w:t>
        </w:r>
        <w:proofErr w:type="spellEnd"/>
        <w:r w:rsidRPr="0058711E">
          <w:rPr>
            <w:lang w:val="en-US" w:eastAsia="en-US"/>
          </w:rPr>
          <w:t xml:space="preserve"> </w:t>
        </w:r>
      </w:ins>
      <w:ins w:id="1130" w:author="Роман Коротков" w:date="2018-08-17T14:48:00Z">
        <w:r w:rsidRPr="0058711E">
          <w:rPr>
            <w:b/>
            <w:lang w:val="en-US" w:eastAsia="en-US"/>
          </w:rPr>
          <w:t>[WORKFLOW_JOB_ID]</w:t>
        </w:r>
      </w:ins>
      <w:ins w:id="1131" w:author="Роман Коротков" w:date="2018-08-17T14:47:00Z">
        <w:r w:rsidRPr="0058711E">
          <w:rPr>
            <w:lang w:val="en-US" w:eastAsia="en-US"/>
          </w:rPr>
          <w:t xml:space="preserve"> &gt; ./oouzie_config.xml</w:t>
        </w:r>
      </w:ins>
    </w:p>
    <w:p w14:paraId="3B0B2D24" w14:textId="540A4CCC" w:rsidR="007E5E03" w:rsidRDefault="007E5E03" w:rsidP="0058711E">
      <w:pPr>
        <w:rPr>
          <w:ins w:id="1132" w:author="Windows User" w:date="2018-08-31T13:43:00Z"/>
          <w:lang w:eastAsia="en-US"/>
        </w:rPr>
      </w:pPr>
      <w:ins w:id="1133" w:author="Windows User" w:date="2018-08-31T13:42:00Z">
        <w:r>
          <w:rPr>
            <w:lang w:eastAsia="en-US"/>
          </w:rPr>
          <w:t xml:space="preserve">В </w:t>
        </w:r>
        <w:proofErr w:type="spellStart"/>
        <w:r>
          <w:rPr>
            <w:lang w:eastAsia="en-US"/>
          </w:rPr>
          <w:t>сгенерившемся</w:t>
        </w:r>
        <w:proofErr w:type="spellEnd"/>
        <w:r>
          <w:rPr>
            <w:lang w:eastAsia="en-US"/>
          </w:rPr>
          <w:t xml:space="preserve"> </w:t>
        </w:r>
      </w:ins>
      <w:ins w:id="1134" w:author="Windows User" w:date="2018-08-31T13:43:00Z">
        <w:r>
          <w:rPr>
            <w:lang w:val="en-US" w:eastAsia="en-US"/>
          </w:rPr>
          <w:t>xml</w:t>
        </w:r>
        <w:r w:rsidRPr="007E5E03">
          <w:rPr>
            <w:lang w:eastAsia="en-US"/>
          </w:rPr>
          <w:t xml:space="preserve"> </w:t>
        </w:r>
        <w:r>
          <w:rPr>
            <w:lang w:eastAsia="en-US"/>
          </w:rPr>
          <w:t>удалить следующий параметры:</w:t>
        </w:r>
      </w:ins>
    </w:p>
    <w:p w14:paraId="0ECAA438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35" w:author="Windows User" w:date="2018-08-31T13:43:00Z"/>
          <w:sz w:val="22"/>
          <w:szCs w:val="22"/>
          <w:lang w:val="en-US" w:eastAsia="en-US"/>
        </w:rPr>
      </w:pPr>
      <w:ins w:id="1136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&lt;</w:t>
        </w:r>
        <w:proofErr w:type="gram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property</w:t>
        </w:r>
        <w:proofErr w:type="gram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&gt;</w:t>
        </w:r>
      </w:ins>
    </w:p>
    <w:p w14:paraId="0F0AB2A4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37" w:author="Windows User" w:date="2018-08-31T13:43:00Z"/>
          <w:lang w:val="en-US"/>
        </w:rPr>
      </w:pPr>
      <w:ins w:id="1138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    &lt;name&gt;</w:t>
        </w:r>
        <w:proofErr w:type="spell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oozie.coord.application.path</w:t>
        </w:r>
        <w:proofErr w:type="spell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&lt;/name&gt;</w:t>
        </w:r>
      </w:ins>
    </w:p>
    <w:p w14:paraId="2873FD32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39" w:author="Windows User" w:date="2018-08-31T13:43:00Z"/>
          <w:lang w:val="en-US"/>
        </w:rPr>
      </w:pPr>
      <w:ins w:id="1140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    &lt;</w:t>
        </w:r>
        <w:proofErr w:type="gram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value</w:t>
        </w:r>
        <w:proofErr w:type="gram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&gt;/user/tech_oozie/oozie_workflows/reg/wf_reg_dmrb_daily&lt;/value&gt;</w:t>
        </w:r>
      </w:ins>
    </w:p>
    <w:p w14:paraId="04C522D0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41" w:author="Windows User" w:date="2018-08-31T13:43:00Z"/>
          <w:lang w:val="en-US"/>
        </w:rPr>
      </w:pPr>
      <w:ins w:id="1142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 xml:space="preserve">  &lt;/property&gt; </w:t>
        </w:r>
      </w:ins>
    </w:p>
    <w:p w14:paraId="19D52928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43" w:author="Windows User" w:date="2018-08-31T13:43:00Z"/>
          <w:lang w:val="en-US"/>
        </w:rPr>
      </w:pPr>
      <w:ins w:id="1144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  &lt;</w:t>
        </w:r>
        <w:proofErr w:type="gram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property</w:t>
        </w:r>
        <w:proofErr w:type="gram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&gt;</w:t>
        </w:r>
      </w:ins>
    </w:p>
    <w:p w14:paraId="2198A1B9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45" w:author="Windows User" w:date="2018-08-31T13:43:00Z"/>
          <w:lang w:val="en-US"/>
        </w:rPr>
      </w:pPr>
      <w:ins w:id="1146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    &lt;</w:t>
        </w:r>
        <w:proofErr w:type="gram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name&gt;</w:t>
        </w:r>
        <w:proofErr w:type="spellStart"/>
        <w:proofErr w:type="gram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workflow_application_path</w:t>
        </w:r>
        <w:proofErr w:type="spell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&lt;/name&gt;</w:t>
        </w:r>
      </w:ins>
    </w:p>
    <w:p w14:paraId="778106E7" w14:textId="77777777" w:rsidR="007E5E03" w:rsidRPr="007E5E03" w:rsidRDefault="007E5E03" w:rsidP="007E5E03">
      <w:pPr>
        <w:autoSpaceDE w:val="0"/>
        <w:autoSpaceDN w:val="0"/>
        <w:spacing w:before="40" w:after="40" w:line="240" w:lineRule="auto"/>
        <w:rPr>
          <w:ins w:id="1147" w:author="Windows User" w:date="2018-08-31T13:43:00Z"/>
          <w:lang w:val="en-US"/>
        </w:rPr>
      </w:pPr>
      <w:ins w:id="1148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    &lt;</w:t>
        </w:r>
        <w:proofErr w:type="gramStart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value</w:t>
        </w:r>
        <w:proofErr w:type="gramEnd"/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>&gt;/user/tech_oozie/oozie_workflows/reg/wf_reg_dmrb_daily&lt;/value&gt;</w:t>
        </w:r>
      </w:ins>
    </w:p>
    <w:p w14:paraId="2BF2BDCF" w14:textId="0ED4E933" w:rsidR="007E5E03" w:rsidRDefault="007E5E03" w:rsidP="007E5E03">
      <w:pPr>
        <w:autoSpaceDE w:val="0"/>
        <w:autoSpaceDN w:val="0"/>
        <w:spacing w:before="40" w:after="40" w:line="240" w:lineRule="auto"/>
        <w:rPr>
          <w:ins w:id="1149" w:author="Windows User" w:date="2018-08-31T13:43:00Z"/>
          <w:rFonts w:ascii="Segoe UI" w:hAnsi="Segoe UI" w:cs="Segoe UI"/>
          <w:color w:val="000000"/>
          <w:sz w:val="20"/>
          <w:szCs w:val="20"/>
        </w:rPr>
      </w:pPr>
      <w:ins w:id="1150" w:author="Windows User" w:date="2018-08-31T13:43:00Z">
        <w:r w:rsidRPr="007E5E03">
          <w:rPr>
            <w:rFonts w:ascii="Segoe UI" w:hAnsi="Segoe UI" w:cs="Segoe UI"/>
            <w:color w:val="000000"/>
            <w:sz w:val="20"/>
            <w:szCs w:val="20"/>
            <w:lang w:val="en-US"/>
          </w:rPr>
          <w:t xml:space="preserve">  </w:t>
        </w:r>
        <w:r>
          <w:rPr>
            <w:rFonts w:ascii="Segoe UI" w:hAnsi="Segoe UI" w:cs="Segoe UI"/>
            <w:color w:val="000000"/>
            <w:sz w:val="20"/>
            <w:szCs w:val="20"/>
          </w:rPr>
          <w:t>&lt;/</w:t>
        </w:r>
        <w:proofErr w:type="spellStart"/>
        <w:r>
          <w:rPr>
            <w:rFonts w:ascii="Segoe UI" w:hAnsi="Segoe UI" w:cs="Segoe UI"/>
            <w:color w:val="000000"/>
            <w:sz w:val="20"/>
            <w:szCs w:val="20"/>
          </w:rPr>
          <w:t>property</w:t>
        </w:r>
        <w:proofErr w:type="spellEnd"/>
        <w:r>
          <w:rPr>
            <w:rFonts w:ascii="Segoe UI" w:hAnsi="Segoe UI" w:cs="Segoe UI"/>
            <w:color w:val="000000"/>
            <w:sz w:val="20"/>
            <w:szCs w:val="20"/>
          </w:rPr>
          <w:t xml:space="preserve">&gt; </w:t>
        </w:r>
      </w:ins>
    </w:p>
    <w:p w14:paraId="68807A72" w14:textId="26321739" w:rsidR="007E5E03" w:rsidRDefault="007E5E03" w:rsidP="007E5E03">
      <w:pPr>
        <w:autoSpaceDE w:val="0"/>
        <w:autoSpaceDN w:val="0"/>
        <w:spacing w:before="40" w:after="40" w:line="240" w:lineRule="auto"/>
        <w:rPr>
          <w:ins w:id="1151" w:author="Windows User" w:date="2018-08-31T13:43:00Z"/>
          <w:rFonts w:ascii="Segoe UI" w:hAnsi="Segoe UI" w:cs="Segoe UI"/>
          <w:color w:val="000000"/>
          <w:sz w:val="20"/>
          <w:szCs w:val="20"/>
        </w:rPr>
      </w:pPr>
    </w:p>
    <w:p w14:paraId="6AB1A2D9" w14:textId="3FDB0408" w:rsidR="007E5E03" w:rsidRDefault="007E5E03" w:rsidP="007E5E03">
      <w:pPr>
        <w:autoSpaceDE w:val="0"/>
        <w:autoSpaceDN w:val="0"/>
        <w:spacing w:before="40" w:after="40" w:line="240" w:lineRule="auto"/>
        <w:rPr>
          <w:ins w:id="1152" w:author="Windows User" w:date="2018-08-31T13:43:00Z"/>
        </w:rPr>
      </w:pPr>
      <w:ins w:id="1153" w:author="Windows User" w:date="2018-08-31T13:43:00Z">
        <w:r>
          <w:rPr>
            <w:rFonts w:ascii="Segoe UI" w:hAnsi="Segoe UI" w:cs="Segoe UI"/>
            <w:color w:val="000000"/>
            <w:sz w:val="20"/>
            <w:szCs w:val="20"/>
          </w:rPr>
          <w:t>Сохранить и выполнить вот эту команду:</w:t>
        </w:r>
      </w:ins>
    </w:p>
    <w:p w14:paraId="2A3100D5" w14:textId="137BC894" w:rsidR="007E5E03" w:rsidRPr="007E5E03" w:rsidDel="007E5E03" w:rsidRDefault="007E5E03" w:rsidP="007E5E03">
      <w:pPr>
        <w:rPr>
          <w:ins w:id="1154" w:author="Роман Коротков" w:date="2018-08-17T14:47:00Z"/>
          <w:del w:id="1155" w:author="Windows User" w:date="2018-08-31T13:43:00Z"/>
          <w:lang w:eastAsia="en-US"/>
        </w:rPr>
      </w:pPr>
    </w:p>
    <w:p w14:paraId="4BECCDA3" w14:textId="62B2594A" w:rsidR="0058711E" w:rsidRPr="0058711E" w:rsidRDefault="0058711E" w:rsidP="0058711E">
      <w:pPr>
        <w:rPr>
          <w:ins w:id="1156" w:author="Роман Коротков" w:date="2018-08-17T13:17:00Z"/>
          <w:lang w:val="en-US" w:eastAsia="en-US"/>
        </w:rPr>
      </w:pPr>
      <w:proofErr w:type="gramStart"/>
      <w:ins w:id="1157" w:author="Роман Коротков" w:date="2018-08-17T14:47:00Z">
        <w:r w:rsidRPr="0058711E">
          <w:rPr>
            <w:lang w:val="en-US" w:eastAsia="en-US"/>
          </w:rPr>
          <w:t>oozie</w:t>
        </w:r>
        <w:proofErr w:type="gramEnd"/>
        <w:r w:rsidRPr="0058711E">
          <w:rPr>
            <w:lang w:val="en-US" w:eastAsia="en-US"/>
          </w:rPr>
          <w:t xml:space="preserve"> job -oozie http://bda11node04.moscow.alfaintra.net:11000/oozie -rerun </w:t>
        </w:r>
      </w:ins>
      <w:ins w:id="1158" w:author="Роман Коротков" w:date="2018-08-17T14:48:00Z">
        <w:r w:rsidRPr="0058711E">
          <w:rPr>
            <w:b/>
            <w:lang w:val="en-US" w:eastAsia="en-US"/>
          </w:rPr>
          <w:t>[WORKFLOW_JOB_ID]</w:t>
        </w:r>
      </w:ins>
      <w:ins w:id="1159" w:author="Роман Коротков" w:date="2018-08-17T14:47:00Z">
        <w:r w:rsidRPr="0058711E">
          <w:rPr>
            <w:lang w:val="en-US" w:eastAsia="en-US"/>
          </w:rPr>
          <w:t xml:space="preserve">  -</w:t>
        </w:r>
        <w:proofErr w:type="spellStart"/>
        <w:r w:rsidRPr="0058711E">
          <w:rPr>
            <w:lang w:val="en-US" w:eastAsia="en-US"/>
          </w:rPr>
          <w:t>Doozie.wf.rerun.failnodes</w:t>
        </w:r>
        <w:proofErr w:type="spellEnd"/>
        <w:r w:rsidRPr="0058711E">
          <w:rPr>
            <w:lang w:val="en-US" w:eastAsia="en-US"/>
          </w:rPr>
          <w:t>=false -</w:t>
        </w:r>
        <w:proofErr w:type="spellStart"/>
        <w:r w:rsidRPr="0058711E">
          <w:rPr>
            <w:lang w:val="en-US" w:eastAsia="en-US"/>
          </w:rPr>
          <w:t>config</w:t>
        </w:r>
        <w:proofErr w:type="spellEnd"/>
        <w:r w:rsidRPr="0058711E">
          <w:rPr>
            <w:lang w:val="en-US" w:eastAsia="en-US"/>
          </w:rPr>
          <w:t xml:space="preserve"> oouzie_config.xml</w:t>
        </w:r>
      </w:ins>
    </w:p>
    <w:p w14:paraId="40FFE700" w14:textId="77777777" w:rsidR="005A1EA6" w:rsidRDefault="005A1EA6" w:rsidP="005A1EA6">
      <w:pPr>
        <w:pStyle w:val="30"/>
        <w:rPr>
          <w:ins w:id="1160" w:author="Роман Коротков" w:date="2018-08-17T14:21:00Z"/>
        </w:rPr>
      </w:pPr>
      <w:bookmarkStart w:id="1161" w:name="_Toc518905227"/>
      <w:ins w:id="1162" w:author="Роман Коротков" w:date="2018-08-17T13:17:00Z">
        <w:r>
          <w:lastRenderedPageBreak/>
          <w:t>Автоматический режим запуска</w:t>
        </w:r>
      </w:ins>
      <w:bookmarkEnd w:id="1161"/>
    </w:p>
    <w:p w14:paraId="5E84F346" w14:textId="2D759FB2" w:rsidR="00CB2C6C" w:rsidRPr="00CB2C6C" w:rsidRDefault="00CB2C6C" w:rsidP="00CB2C6C">
      <w:pPr>
        <w:rPr>
          <w:ins w:id="1163" w:author="Роман Коротков" w:date="2018-08-17T13:17:00Z"/>
          <w:lang w:eastAsia="en-US"/>
        </w:rPr>
      </w:pPr>
      <w:ins w:id="1164" w:author="Роман Коротков" w:date="2018-08-17T14:21:00Z">
        <w:r>
          <w:rPr>
            <w:lang w:eastAsia="en-US"/>
          </w:rPr>
          <w:t xml:space="preserve">В автоматическом режиме </w:t>
        </w:r>
        <w:proofErr w:type="spellStart"/>
        <w:r>
          <w:rPr>
            <w:lang w:eastAsia="en-US"/>
          </w:rPr>
          <w:t>рег</w:t>
        </w:r>
        <w:proofErr w:type="spellEnd"/>
        <w:r>
          <w:rPr>
            <w:lang w:eastAsia="en-US"/>
          </w:rPr>
          <w:t xml:space="preserve"> потоки устанавливаются на расписание при установке согласно регламенту.</w:t>
        </w:r>
      </w:ins>
    </w:p>
    <w:p w14:paraId="344DC7EA" w14:textId="77777777" w:rsidR="005A1EA6" w:rsidRDefault="005A1EA6" w:rsidP="005A1EA6">
      <w:pPr>
        <w:pStyle w:val="2"/>
        <w:rPr>
          <w:ins w:id="1165" w:author="Роман Коротков" w:date="2018-08-17T13:17:00Z"/>
        </w:rPr>
      </w:pPr>
      <w:bookmarkStart w:id="1166" w:name="_Toc518905228"/>
      <w:ins w:id="1167" w:author="Роман Коротков" w:date="2018-08-17T13:17:00Z">
        <w:r>
          <w:t>Запуск загрузок</w:t>
        </w:r>
        <w:bookmarkEnd w:id="1166"/>
      </w:ins>
    </w:p>
    <w:p w14:paraId="26FB187A" w14:textId="77777777" w:rsidR="005A1EA6" w:rsidRDefault="005A1EA6" w:rsidP="005A1EA6">
      <w:pPr>
        <w:pStyle w:val="2"/>
        <w:rPr>
          <w:ins w:id="1168" w:author="Роман Коротков" w:date="2018-08-17T13:17:00Z"/>
        </w:rPr>
      </w:pPr>
      <w:bookmarkStart w:id="1169" w:name="_Toc518905229"/>
      <w:ins w:id="1170" w:author="Роман Коротков" w:date="2018-08-17T13:17:00Z">
        <w:r>
          <w:t>Загрузка исторических данных</w:t>
        </w:r>
        <w:bookmarkEnd w:id="1169"/>
      </w:ins>
    </w:p>
    <w:p w14:paraId="488826B1" w14:textId="2A691949" w:rsidR="005A1EA6" w:rsidRDefault="005A1EA6" w:rsidP="005A1EA6">
      <w:pPr>
        <w:rPr>
          <w:ins w:id="1171" w:author="Роман Коротков" w:date="2018-08-17T13:19:00Z"/>
          <w:lang w:eastAsia="en-US"/>
        </w:rPr>
      </w:pPr>
      <w:ins w:id="1172" w:author="Роман Коротков" w:date="2018-08-17T13:17:00Z">
        <w:r>
          <w:rPr>
            <w:lang w:eastAsia="en-US"/>
          </w:rPr>
          <w:t>Для загрузки истори</w:t>
        </w:r>
        <w:r w:rsidR="00007ED3">
          <w:rPr>
            <w:lang w:eastAsia="en-US"/>
          </w:rPr>
          <w:t xml:space="preserve">ческих данных перейти в </w:t>
        </w:r>
      </w:ins>
      <w:ins w:id="1173" w:author="Роман Коротков" w:date="2018-08-17T13:18:00Z">
        <w:r w:rsidR="00007ED3">
          <w:rPr>
            <w:lang w:eastAsia="en-US"/>
          </w:rPr>
          <w:t>п</w:t>
        </w:r>
      </w:ins>
      <w:ins w:id="1174" w:author="Роман Коротков" w:date="2018-08-17T13:17:00Z">
        <w:r w:rsidR="00007ED3">
          <w:rPr>
            <w:lang w:eastAsia="en-US"/>
          </w:rPr>
          <w:t xml:space="preserve">апку соответствующего </w:t>
        </w:r>
      </w:ins>
      <w:ins w:id="1175" w:author="Роман Коротков" w:date="2018-08-17T13:18:00Z">
        <w:r w:rsidR="00007ED3">
          <w:rPr>
            <w:lang w:val="en-US" w:eastAsia="en-US"/>
          </w:rPr>
          <w:t>man</w:t>
        </w:r>
        <w:r w:rsidR="00007ED3" w:rsidRPr="00007ED3">
          <w:rPr>
            <w:lang w:eastAsia="en-US"/>
          </w:rPr>
          <w:t xml:space="preserve"> </w:t>
        </w:r>
        <w:r w:rsidR="00007ED3">
          <w:rPr>
            <w:lang w:eastAsia="en-US"/>
          </w:rPr>
          <w:t xml:space="preserve">потока на кластере, отредактировать скрипт </w:t>
        </w:r>
        <w:r w:rsidR="00007ED3">
          <w:rPr>
            <w:lang w:val="en-US" w:eastAsia="en-US"/>
          </w:rPr>
          <w:t>start</w:t>
        </w:r>
        <w:r w:rsidR="00007ED3" w:rsidRPr="00007ED3">
          <w:rPr>
            <w:lang w:eastAsia="en-US"/>
          </w:rPr>
          <w:t>.</w:t>
        </w:r>
        <w:proofErr w:type="spellStart"/>
        <w:r w:rsidR="00007ED3">
          <w:rPr>
            <w:lang w:val="en-US" w:eastAsia="en-US"/>
          </w:rPr>
          <w:t>sh</w:t>
        </w:r>
      </w:ins>
      <w:proofErr w:type="spellEnd"/>
      <w:ins w:id="1176" w:author="Роман Коротков" w:date="2018-08-17T13:19:00Z">
        <w:r w:rsidR="00007ED3">
          <w:rPr>
            <w:lang w:eastAsia="en-US"/>
          </w:rPr>
          <w:t xml:space="preserve"> заполнив даты </w:t>
        </w:r>
        <w:proofErr w:type="gramStart"/>
        <w:r w:rsidR="00007ED3">
          <w:rPr>
            <w:lang w:eastAsia="en-US"/>
          </w:rPr>
          <w:t>загрузки</w:t>
        </w:r>
        <w:r w:rsidR="00A54142">
          <w:rPr>
            <w:lang w:eastAsia="en-US"/>
          </w:rPr>
          <w:t>(</w:t>
        </w:r>
        <w:proofErr w:type="spellStart"/>
        <w:proofErr w:type="gramEnd"/>
        <w:r w:rsidR="00A54142" w:rsidRPr="00A54142">
          <w:rPr>
            <w:lang w:eastAsia="en-US"/>
          </w:rPr>
          <w:t>coord_start_time</w:t>
        </w:r>
        <w:proofErr w:type="spellEnd"/>
        <w:r w:rsidR="00A54142">
          <w:rPr>
            <w:lang w:eastAsia="en-US"/>
          </w:rPr>
          <w:t xml:space="preserve"> и </w:t>
        </w:r>
        <w:proofErr w:type="spellStart"/>
        <w:r w:rsidR="00A54142" w:rsidRPr="00A54142">
          <w:rPr>
            <w:lang w:eastAsia="en-US"/>
          </w:rPr>
          <w:t>coord_end_time</w:t>
        </w:r>
        <w:proofErr w:type="spellEnd"/>
        <w:r w:rsidR="00A54142">
          <w:rPr>
            <w:lang w:eastAsia="en-US"/>
          </w:rPr>
          <w:t>)</w:t>
        </w:r>
      </w:ins>
    </w:p>
    <w:p w14:paraId="1CFBCF7A" w14:textId="3DD7D66D" w:rsidR="00A54142" w:rsidRPr="00A54142" w:rsidRDefault="00A54142" w:rsidP="005A1EA6">
      <w:pPr>
        <w:rPr>
          <w:ins w:id="1177" w:author="Роман Коротков" w:date="2018-08-17T13:26:00Z"/>
          <w:lang w:eastAsia="en-US"/>
        </w:rPr>
      </w:pPr>
      <w:ins w:id="1178" w:author="Роман Коротков" w:date="2018-08-17T13:25:00Z">
        <w:r>
          <w:rPr>
            <w:lang w:eastAsia="en-US"/>
          </w:rPr>
          <w:t xml:space="preserve">Проверить корректность настроек доступов в файле </w:t>
        </w:r>
      </w:ins>
      <w:ins w:id="1179" w:author="Роман Коротков" w:date="2018-08-17T13:26:00Z">
        <w:r>
          <w:rPr>
            <w:lang w:val="en-US" w:eastAsia="en-US"/>
          </w:rPr>
          <w:t>job</w:t>
        </w:r>
        <w:r w:rsidRPr="00A54142">
          <w:rPr>
            <w:lang w:eastAsia="en-US"/>
          </w:rPr>
          <w:t>.</w:t>
        </w:r>
        <w:r>
          <w:rPr>
            <w:lang w:val="en-US" w:eastAsia="en-US"/>
          </w:rPr>
          <w:t>properties</w:t>
        </w:r>
      </w:ins>
    </w:p>
    <w:p w14:paraId="1C49EC17" w14:textId="73B0B566" w:rsidR="00A54142" w:rsidRPr="00A54142" w:rsidRDefault="00A54142" w:rsidP="005A1EA6">
      <w:pPr>
        <w:rPr>
          <w:ins w:id="1180" w:author="Роман Коротков" w:date="2018-08-17T13:17:00Z"/>
          <w:lang w:eastAsia="en-US"/>
        </w:rPr>
      </w:pPr>
      <w:ins w:id="1181" w:author="Роман Коротков" w:date="2018-08-17T13:26:00Z">
        <w:r>
          <w:rPr>
            <w:lang w:eastAsia="en-US"/>
          </w:rPr>
          <w:t xml:space="preserve">Запустить скрипт </w:t>
        </w:r>
        <w:r>
          <w:rPr>
            <w:lang w:val="en-US" w:eastAsia="en-US"/>
          </w:rPr>
          <w:t>start</w:t>
        </w:r>
        <w:r w:rsidRPr="00007ED3">
          <w:rPr>
            <w:lang w:eastAsia="en-US"/>
          </w:rPr>
          <w:t>.</w:t>
        </w:r>
        <w:proofErr w:type="spellStart"/>
        <w:r>
          <w:rPr>
            <w:lang w:val="en-US" w:eastAsia="en-US"/>
          </w:rPr>
          <w:t>sh</w:t>
        </w:r>
      </w:ins>
      <w:proofErr w:type="spellEnd"/>
    </w:p>
    <w:tbl>
      <w:tblPr>
        <w:tblStyle w:val="aff6"/>
        <w:tblW w:w="7650" w:type="dxa"/>
        <w:tblLayout w:type="fixed"/>
        <w:tblLook w:val="04A0" w:firstRow="1" w:lastRow="0" w:firstColumn="1" w:lastColumn="0" w:noHBand="0" w:noVBand="1"/>
      </w:tblPr>
      <w:tblGrid>
        <w:gridCol w:w="2972"/>
        <w:gridCol w:w="4678"/>
      </w:tblGrid>
      <w:tr w:rsidR="005A1EA6" w14:paraId="5C27015A" w14:textId="77777777" w:rsidTr="00BD2790">
        <w:trPr>
          <w:ins w:id="1182" w:author="Роман Коротков" w:date="2018-08-17T13:17:00Z"/>
        </w:trPr>
        <w:tc>
          <w:tcPr>
            <w:tcW w:w="2972" w:type="dxa"/>
          </w:tcPr>
          <w:p w14:paraId="09E6CA34" w14:textId="77777777" w:rsidR="005A1EA6" w:rsidRPr="00DA55E3" w:rsidRDefault="005A1EA6" w:rsidP="00BD2790">
            <w:pPr>
              <w:ind w:firstLine="0"/>
              <w:rPr>
                <w:ins w:id="1183" w:author="Роман Коротков" w:date="2018-08-17T13:17:00Z"/>
                <w:lang w:eastAsia="en-US"/>
              </w:rPr>
            </w:pPr>
            <w:ins w:id="1184" w:author="Роман Коротков" w:date="2018-08-17T13:17:00Z">
              <w:r>
                <w:rPr>
                  <w:lang w:val="en-US" w:eastAsia="en-US"/>
                </w:rPr>
                <w:t xml:space="preserve">MAN </w:t>
              </w:r>
              <w:r>
                <w:rPr>
                  <w:lang w:eastAsia="en-US"/>
                </w:rPr>
                <w:t>поток</w:t>
              </w:r>
            </w:ins>
          </w:p>
        </w:tc>
        <w:tc>
          <w:tcPr>
            <w:tcW w:w="4678" w:type="dxa"/>
          </w:tcPr>
          <w:p w14:paraId="75E7E41C" w14:textId="77777777" w:rsidR="005A1EA6" w:rsidRPr="00153AF3" w:rsidRDefault="005A1EA6" w:rsidP="00BD2790">
            <w:pPr>
              <w:ind w:firstLine="0"/>
              <w:rPr>
                <w:ins w:id="1185" w:author="Роман Коротков" w:date="2018-08-17T13:17:00Z"/>
                <w:lang w:eastAsia="en-US"/>
              </w:rPr>
            </w:pPr>
            <w:ins w:id="1186" w:author="Роман Коротков" w:date="2018-08-17T13:17:00Z">
              <w:r>
                <w:rPr>
                  <w:lang w:eastAsia="en-US"/>
                </w:rPr>
                <w:t>Примечание</w:t>
              </w:r>
            </w:ins>
          </w:p>
        </w:tc>
      </w:tr>
      <w:tr w:rsidR="005A1EA6" w:rsidRPr="004D34C6" w14:paraId="04125DE5" w14:textId="77777777" w:rsidTr="00BD2790">
        <w:trPr>
          <w:ins w:id="1187" w:author="Роман Коротков" w:date="2018-08-17T13:17:00Z"/>
        </w:trPr>
        <w:tc>
          <w:tcPr>
            <w:tcW w:w="2972" w:type="dxa"/>
          </w:tcPr>
          <w:p w14:paraId="5F6BCB36" w14:textId="77777777" w:rsidR="005A1EA6" w:rsidRPr="008F5AD5" w:rsidRDefault="005A1EA6" w:rsidP="00BD2790">
            <w:pPr>
              <w:ind w:firstLine="0"/>
              <w:rPr>
                <w:ins w:id="1188" w:author="Роман Коротков" w:date="2018-08-17T13:17:00Z"/>
                <w:lang w:val="en-US" w:eastAsia="en-US"/>
              </w:rPr>
            </w:pPr>
            <w:proofErr w:type="spellStart"/>
            <w:ins w:id="1189" w:author="Роман Коротков" w:date="2018-08-17T13:17:00Z">
              <w:r w:rsidRPr="008F5AD5">
                <w:rPr>
                  <w:lang w:val="en-US" w:eastAsia="en-US"/>
                </w:rPr>
                <w:t>crd_hist_dmacrm_bureaureqclient_sstat</w:t>
              </w:r>
              <w:proofErr w:type="spellEnd"/>
            </w:ins>
          </w:p>
        </w:tc>
        <w:tc>
          <w:tcPr>
            <w:tcW w:w="4678" w:type="dxa"/>
          </w:tcPr>
          <w:p w14:paraId="455FB793" w14:textId="77777777" w:rsidR="005A1EA6" w:rsidRPr="008F5AD5" w:rsidRDefault="005A1EA6" w:rsidP="00BD2790">
            <w:pPr>
              <w:ind w:firstLine="0"/>
              <w:rPr>
                <w:ins w:id="1190" w:author="Роман Коротков" w:date="2018-08-17T13:17:00Z"/>
                <w:lang w:val="en-US" w:eastAsia="en-US"/>
              </w:rPr>
            </w:pPr>
            <w:ins w:id="1191" w:author="Роман Коротков" w:date="2018-08-17T13:17:00Z">
              <w:r>
                <w:rPr>
                  <w:lang w:eastAsia="en-US"/>
                </w:rPr>
                <w:t>Загрузка</w:t>
              </w:r>
              <w:r w:rsidRPr="008F5AD5">
                <w:rPr>
                  <w:lang w:val="en-US" w:eastAsia="en-US"/>
                </w:rPr>
                <w:t xml:space="preserve"> </w:t>
              </w:r>
              <w:proofErr w:type="spellStart"/>
              <w:r>
                <w:rPr>
                  <w:lang w:val="en-US" w:eastAsia="en-US"/>
                </w:rPr>
                <w:t>s_</w:t>
              </w:r>
              <w:r w:rsidRPr="008F5AD5">
                <w:rPr>
                  <w:lang w:val="en-US" w:eastAsia="en-US"/>
                </w:rPr>
                <w:t>dmacrm</w:t>
              </w:r>
              <w:r>
                <w:rPr>
                  <w:lang w:val="en-US" w:eastAsia="en-US"/>
                </w:rPr>
                <w:t>.</w:t>
              </w:r>
              <w:r w:rsidRPr="008F5AD5">
                <w:rPr>
                  <w:lang w:val="en-US" w:eastAsia="en-US"/>
                </w:rPr>
                <w:t>bureaureqclient_sstat</w:t>
              </w:r>
              <w:proofErr w:type="spellEnd"/>
            </w:ins>
          </w:p>
        </w:tc>
      </w:tr>
      <w:tr w:rsidR="005A1EA6" w:rsidRPr="004D34C6" w14:paraId="7A425D45" w14:textId="77777777" w:rsidTr="00BD2790">
        <w:trPr>
          <w:ins w:id="1192" w:author="Роман Коротков" w:date="2018-08-17T13:17:00Z"/>
        </w:trPr>
        <w:tc>
          <w:tcPr>
            <w:tcW w:w="2972" w:type="dxa"/>
          </w:tcPr>
          <w:p w14:paraId="4FA8C559" w14:textId="77777777" w:rsidR="005A1EA6" w:rsidRPr="008F5AD5" w:rsidRDefault="005A1EA6" w:rsidP="00BD2790">
            <w:pPr>
              <w:ind w:firstLine="0"/>
              <w:rPr>
                <w:ins w:id="1193" w:author="Роман Коротков" w:date="2018-08-17T13:17:00Z"/>
                <w:lang w:val="en-US" w:eastAsia="en-US"/>
              </w:rPr>
            </w:pPr>
            <w:proofErr w:type="spellStart"/>
            <w:ins w:id="1194" w:author="Роман Коротков" w:date="2018-08-17T13:17:00Z">
              <w:r w:rsidRPr="008F5AD5">
                <w:rPr>
                  <w:lang w:val="en-US" w:eastAsia="en-US"/>
                </w:rPr>
                <w:t>crd_hist_dmacrm_bureaureqloan_sstat</w:t>
              </w:r>
              <w:proofErr w:type="spellEnd"/>
            </w:ins>
          </w:p>
        </w:tc>
        <w:tc>
          <w:tcPr>
            <w:tcW w:w="4678" w:type="dxa"/>
          </w:tcPr>
          <w:p w14:paraId="18A7D927" w14:textId="77777777" w:rsidR="005A1EA6" w:rsidRPr="008F5AD5" w:rsidRDefault="005A1EA6" w:rsidP="00BD2790">
            <w:pPr>
              <w:ind w:firstLine="0"/>
              <w:rPr>
                <w:ins w:id="1195" w:author="Роман Коротков" w:date="2018-08-17T13:17:00Z"/>
                <w:lang w:val="en-US" w:eastAsia="en-US"/>
              </w:rPr>
            </w:pPr>
            <w:ins w:id="1196" w:author="Роман Коротков" w:date="2018-08-17T13:17:00Z">
              <w:r>
                <w:rPr>
                  <w:lang w:eastAsia="en-US"/>
                </w:rPr>
                <w:t>Загрузка</w:t>
              </w:r>
              <w:r w:rsidRPr="008F5AD5">
                <w:rPr>
                  <w:lang w:val="en-US" w:eastAsia="en-US"/>
                </w:rPr>
                <w:t xml:space="preserve"> </w:t>
              </w:r>
              <w:proofErr w:type="spellStart"/>
              <w:r>
                <w:rPr>
                  <w:lang w:val="en-US" w:eastAsia="en-US"/>
                </w:rPr>
                <w:t>s_</w:t>
              </w:r>
              <w:r w:rsidRPr="008F5AD5">
                <w:rPr>
                  <w:lang w:val="en-US" w:eastAsia="en-US"/>
                </w:rPr>
                <w:t>dmacrm</w:t>
              </w:r>
              <w:proofErr w:type="spellEnd"/>
              <w:r>
                <w:rPr>
                  <w:lang w:val="en-US" w:eastAsia="en-US"/>
                </w:rPr>
                <w:t>.</w:t>
              </w:r>
              <w:r w:rsidRPr="008F5AD5">
                <w:rPr>
                  <w:lang w:val="en-US" w:eastAsia="en-US"/>
                </w:rPr>
                <w:t xml:space="preserve"> </w:t>
              </w:r>
              <w:proofErr w:type="spellStart"/>
              <w:r w:rsidRPr="008F5AD5">
                <w:rPr>
                  <w:lang w:val="en-US" w:eastAsia="en-US"/>
                </w:rPr>
                <w:t>bureaureqloan_sstat</w:t>
              </w:r>
              <w:proofErr w:type="spellEnd"/>
            </w:ins>
          </w:p>
        </w:tc>
      </w:tr>
      <w:tr w:rsidR="005A1EA6" w:rsidRPr="004D34C6" w14:paraId="6491CD91" w14:textId="77777777" w:rsidTr="00BD2790">
        <w:trPr>
          <w:ins w:id="1197" w:author="Роман Коротков" w:date="2018-08-17T13:17:00Z"/>
        </w:trPr>
        <w:tc>
          <w:tcPr>
            <w:tcW w:w="2972" w:type="dxa"/>
          </w:tcPr>
          <w:p w14:paraId="5F01116E" w14:textId="77777777" w:rsidR="005A1EA6" w:rsidRPr="008F5AD5" w:rsidRDefault="005A1EA6" w:rsidP="00BD2790">
            <w:pPr>
              <w:ind w:firstLine="0"/>
              <w:rPr>
                <w:ins w:id="1198" w:author="Роман Коротков" w:date="2018-08-17T13:17:00Z"/>
                <w:lang w:val="en-US" w:eastAsia="en-US"/>
              </w:rPr>
            </w:pPr>
            <w:proofErr w:type="spellStart"/>
            <w:ins w:id="1199" w:author="Роман Коротков" w:date="2018-08-17T13:17:00Z">
              <w:r w:rsidRPr="008F5AD5">
                <w:rPr>
                  <w:lang w:val="en-US" w:eastAsia="en-US"/>
                </w:rPr>
                <w:t>crd_hist_dmacrm_clientcalls_stran</w:t>
              </w:r>
              <w:proofErr w:type="spellEnd"/>
            </w:ins>
          </w:p>
        </w:tc>
        <w:tc>
          <w:tcPr>
            <w:tcW w:w="4678" w:type="dxa"/>
          </w:tcPr>
          <w:p w14:paraId="4706A26B" w14:textId="77777777" w:rsidR="005A1EA6" w:rsidRPr="008F5AD5" w:rsidRDefault="005A1EA6" w:rsidP="00BD2790">
            <w:pPr>
              <w:ind w:firstLine="0"/>
              <w:rPr>
                <w:ins w:id="1200" w:author="Роман Коротков" w:date="2018-08-17T13:17:00Z"/>
                <w:lang w:val="en-US" w:eastAsia="en-US"/>
              </w:rPr>
            </w:pPr>
            <w:ins w:id="1201" w:author="Роман Коротков" w:date="2018-08-17T13:17:00Z">
              <w:r>
                <w:rPr>
                  <w:lang w:eastAsia="en-US"/>
                </w:rPr>
                <w:t>Загрузка</w:t>
              </w:r>
              <w:r w:rsidRPr="008F5AD5">
                <w:rPr>
                  <w:lang w:val="en-US" w:eastAsia="en-US"/>
                </w:rPr>
                <w:t xml:space="preserve"> </w:t>
              </w:r>
              <w:proofErr w:type="spellStart"/>
              <w:r>
                <w:rPr>
                  <w:lang w:val="en-US" w:eastAsia="en-US"/>
                </w:rPr>
                <w:t>s_</w:t>
              </w:r>
              <w:r w:rsidRPr="008F5AD5">
                <w:rPr>
                  <w:lang w:val="en-US" w:eastAsia="en-US"/>
                </w:rPr>
                <w:t>dmacrm</w:t>
              </w:r>
              <w:proofErr w:type="spellEnd"/>
              <w:r>
                <w:rPr>
                  <w:lang w:val="en-US" w:eastAsia="en-US"/>
                </w:rPr>
                <w:t>.</w:t>
              </w:r>
              <w:r w:rsidRPr="008F5AD5">
                <w:rPr>
                  <w:lang w:val="en-US" w:eastAsia="en-US"/>
                </w:rPr>
                <w:t xml:space="preserve"> </w:t>
              </w:r>
              <w:proofErr w:type="spellStart"/>
              <w:r w:rsidRPr="008F5AD5">
                <w:rPr>
                  <w:lang w:val="en-US" w:eastAsia="en-US"/>
                </w:rPr>
                <w:t>clientcalls_stran</w:t>
              </w:r>
              <w:proofErr w:type="spellEnd"/>
            </w:ins>
          </w:p>
        </w:tc>
      </w:tr>
      <w:tr w:rsidR="00D316AA" w:rsidRPr="004D34C6" w14:paraId="4F200943" w14:textId="77777777" w:rsidTr="00BD2790">
        <w:trPr>
          <w:ins w:id="1202" w:author="Windows User" w:date="2018-08-23T16:18:00Z"/>
        </w:trPr>
        <w:tc>
          <w:tcPr>
            <w:tcW w:w="2972" w:type="dxa"/>
          </w:tcPr>
          <w:p w14:paraId="7391AF04" w14:textId="019272BC" w:rsidR="00D316AA" w:rsidRPr="008F5AD5" w:rsidRDefault="00D316AA" w:rsidP="00BD2790">
            <w:pPr>
              <w:ind w:firstLine="0"/>
              <w:rPr>
                <w:ins w:id="1203" w:author="Windows User" w:date="2018-08-23T16:18:00Z"/>
                <w:lang w:val="en-US" w:eastAsia="en-US"/>
              </w:rPr>
            </w:pPr>
            <w:proofErr w:type="spellStart"/>
            <w:ins w:id="1204" w:author="Windows User" w:date="2018-08-23T16:18:00Z">
              <w:r w:rsidRPr="00D316AA">
                <w:rPr>
                  <w:lang w:val="en-US" w:eastAsia="en-US"/>
                </w:rPr>
                <w:t>crd_hist_dmpp_clientbalinfo_sagg</w:t>
              </w:r>
              <w:proofErr w:type="spellEnd"/>
            </w:ins>
          </w:p>
        </w:tc>
        <w:tc>
          <w:tcPr>
            <w:tcW w:w="4678" w:type="dxa"/>
          </w:tcPr>
          <w:p w14:paraId="36F42444" w14:textId="77777777" w:rsidR="00D316AA" w:rsidRPr="00D316AA" w:rsidRDefault="00D316AA" w:rsidP="00BD2790">
            <w:pPr>
              <w:ind w:firstLine="0"/>
              <w:rPr>
                <w:ins w:id="1205" w:author="Windows User" w:date="2018-08-23T16:18:00Z"/>
                <w:lang w:val="en-US" w:eastAsia="en-US"/>
              </w:rPr>
            </w:pPr>
          </w:p>
        </w:tc>
      </w:tr>
      <w:tr w:rsidR="00D316AA" w:rsidRPr="004D34C6" w14:paraId="1F625C46" w14:textId="77777777" w:rsidTr="00BD2790">
        <w:trPr>
          <w:ins w:id="1206" w:author="Windows User" w:date="2018-08-23T16:18:00Z"/>
        </w:trPr>
        <w:tc>
          <w:tcPr>
            <w:tcW w:w="2972" w:type="dxa"/>
          </w:tcPr>
          <w:p w14:paraId="15F8D36C" w14:textId="3AB353C3" w:rsidR="00D316AA" w:rsidRPr="00D316AA" w:rsidRDefault="00D316AA" w:rsidP="00BD2790">
            <w:pPr>
              <w:ind w:firstLine="0"/>
              <w:rPr>
                <w:ins w:id="1207" w:author="Windows User" w:date="2018-08-23T16:18:00Z"/>
                <w:lang w:val="en-US" w:eastAsia="en-US"/>
              </w:rPr>
            </w:pPr>
            <w:proofErr w:type="spellStart"/>
            <w:ins w:id="1208" w:author="Windows User" w:date="2018-08-23T16:18:00Z">
              <w:r w:rsidRPr="00D316AA">
                <w:rPr>
                  <w:lang w:val="en-US" w:eastAsia="en-US"/>
                </w:rPr>
                <w:t>crd_hist_dmpp_clientprofile_sstat</w:t>
              </w:r>
              <w:proofErr w:type="spellEnd"/>
            </w:ins>
          </w:p>
        </w:tc>
        <w:tc>
          <w:tcPr>
            <w:tcW w:w="4678" w:type="dxa"/>
          </w:tcPr>
          <w:p w14:paraId="05D38A04" w14:textId="77777777" w:rsidR="00D316AA" w:rsidRPr="00D316AA" w:rsidRDefault="00D316AA" w:rsidP="00BD2790">
            <w:pPr>
              <w:ind w:firstLine="0"/>
              <w:rPr>
                <w:ins w:id="1209" w:author="Windows User" w:date="2018-08-23T16:18:00Z"/>
                <w:lang w:val="en-US" w:eastAsia="en-US"/>
              </w:rPr>
            </w:pPr>
          </w:p>
        </w:tc>
      </w:tr>
      <w:tr w:rsidR="00D316AA" w:rsidRPr="004D34C6" w14:paraId="68EDD471" w14:textId="77777777" w:rsidTr="00BD2790">
        <w:trPr>
          <w:ins w:id="1210" w:author="Windows User" w:date="2018-08-23T16:18:00Z"/>
        </w:trPr>
        <w:tc>
          <w:tcPr>
            <w:tcW w:w="2972" w:type="dxa"/>
          </w:tcPr>
          <w:p w14:paraId="49085707" w14:textId="51FB4DC0" w:rsidR="00D316AA" w:rsidRPr="00D316AA" w:rsidRDefault="00D316AA" w:rsidP="00BD2790">
            <w:pPr>
              <w:ind w:firstLine="0"/>
              <w:rPr>
                <w:ins w:id="1211" w:author="Windows User" w:date="2018-08-23T16:18:00Z"/>
                <w:lang w:val="en-US" w:eastAsia="en-US"/>
              </w:rPr>
            </w:pPr>
            <w:proofErr w:type="spellStart"/>
            <w:ins w:id="1212" w:author="Windows User" w:date="2018-08-23T16:18:00Z">
              <w:r w:rsidRPr="00D316AA">
                <w:rPr>
                  <w:lang w:val="en-US" w:eastAsia="en-US"/>
                </w:rPr>
                <w:t>crd_hist_dmpp_dealstate_invest_sstat</w:t>
              </w:r>
              <w:proofErr w:type="spellEnd"/>
            </w:ins>
          </w:p>
        </w:tc>
        <w:tc>
          <w:tcPr>
            <w:tcW w:w="4678" w:type="dxa"/>
          </w:tcPr>
          <w:p w14:paraId="5FFF8713" w14:textId="77777777" w:rsidR="00D316AA" w:rsidRPr="00D316AA" w:rsidRDefault="00D316AA" w:rsidP="00BD2790">
            <w:pPr>
              <w:ind w:firstLine="0"/>
              <w:rPr>
                <w:ins w:id="1213" w:author="Windows User" w:date="2018-08-23T16:18:00Z"/>
                <w:lang w:val="en-US" w:eastAsia="en-US"/>
              </w:rPr>
            </w:pPr>
          </w:p>
        </w:tc>
      </w:tr>
      <w:tr w:rsidR="00D316AA" w:rsidRPr="004D34C6" w14:paraId="52A965A8" w14:textId="77777777" w:rsidTr="00BD2790">
        <w:trPr>
          <w:ins w:id="1214" w:author="Windows User" w:date="2018-08-23T16:18:00Z"/>
        </w:trPr>
        <w:tc>
          <w:tcPr>
            <w:tcW w:w="2972" w:type="dxa"/>
          </w:tcPr>
          <w:p w14:paraId="3E7A5E9A" w14:textId="5BF84CB9" w:rsidR="00D316AA" w:rsidRPr="00D316AA" w:rsidRDefault="00D316AA" w:rsidP="00BD2790">
            <w:pPr>
              <w:ind w:firstLine="0"/>
              <w:rPr>
                <w:ins w:id="1215" w:author="Windows User" w:date="2018-08-23T16:18:00Z"/>
                <w:lang w:val="en-US" w:eastAsia="en-US"/>
              </w:rPr>
            </w:pPr>
            <w:proofErr w:type="spellStart"/>
            <w:ins w:id="1216" w:author="Windows User" w:date="2018-08-23T16:18:00Z">
              <w:r w:rsidRPr="00D316AA">
                <w:rPr>
                  <w:lang w:val="en-US" w:eastAsia="en-US"/>
                </w:rPr>
                <w:t>crd_hist_dmpp_dealstate_sstat</w:t>
              </w:r>
              <w:proofErr w:type="spellEnd"/>
            </w:ins>
          </w:p>
        </w:tc>
        <w:tc>
          <w:tcPr>
            <w:tcW w:w="4678" w:type="dxa"/>
          </w:tcPr>
          <w:p w14:paraId="778C0BB0" w14:textId="77777777" w:rsidR="00D316AA" w:rsidRPr="00D316AA" w:rsidRDefault="00D316AA" w:rsidP="00BD2790">
            <w:pPr>
              <w:ind w:firstLine="0"/>
              <w:rPr>
                <w:ins w:id="1217" w:author="Windows User" w:date="2018-08-23T16:18:00Z"/>
                <w:lang w:val="en-US" w:eastAsia="en-US"/>
              </w:rPr>
            </w:pPr>
          </w:p>
        </w:tc>
      </w:tr>
      <w:tr w:rsidR="00D316AA" w:rsidRPr="004D34C6" w14:paraId="26AC43B1" w14:textId="77777777" w:rsidTr="00BD2790">
        <w:trPr>
          <w:ins w:id="1218" w:author="Windows User" w:date="2018-08-23T16:18:00Z"/>
        </w:trPr>
        <w:tc>
          <w:tcPr>
            <w:tcW w:w="2972" w:type="dxa"/>
          </w:tcPr>
          <w:p w14:paraId="4C7ECFE7" w14:textId="15DDC118" w:rsidR="00D316AA" w:rsidRPr="00D316AA" w:rsidRDefault="00D316AA" w:rsidP="00BD2790">
            <w:pPr>
              <w:ind w:firstLine="0"/>
              <w:rPr>
                <w:ins w:id="1219" w:author="Windows User" w:date="2018-08-23T16:18:00Z"/>
                <w:lang w:val="en-US" w:eastAsia="en-US"/>
              </w:rPr>
            </w:pPr>
            <w:proofErr w:type="spellStart"/>
            <w:ins w:id="1220" w:author="Windows User" w:date="2018-08-23T16:18:00Z">
              <w:r w:rsidRPr="00D316AA">
                <w:rPr>
                  <w:lang w:val="en-US" w:eastAsia="en-US"/>
                </w:rPr>
                <w:t>crd_hist_dmpp_profitabilitystate_sstat</w:t>
              </w:r>
              <w:proofErr w:type="spellEnd"/>
            </w:ins>
          </w:p>
        </w:tc>
        <w:tc>
          <w:tcPr>
            <w:tcW w:w="4678" w:type="dxa"/>
          </w:tcPr>
          <w:p w14:paraId="37FAAC2E" w14:textId="77777777" w:rsidR="00D316AA" w:rsidRPr="00D316AA" w:rsidRDefault="00D316AA" w:rsidP="00BD2790">
            <w:pPr>
              <w:ind w:firstLine="0"/>
              <w:rPr>
                <w:ins w:id="1221" w:author="Windows User" w:date="2018-08-23T16:18:00Z"/>
                <w:lang w:val="en-US" w:eastAsia="en-US"/>
              </w:rPr>
            </w:pPr>
          </w:p>
        </w:tc>
      </w:tr>
      <w:tr w:rsidR="00D316AA" w:rsidRPr="004D34C6" w14:paraId="1C0D1270" w14:textId="77777777" w:rsidTr="00BD2790">
        <w:trPr>
          <w:ins w:id="1222" w:author="Windows User" w:date="2018-08-23T16:18:00Z"/>
        </w:trPr>
        <w:tc>
          <w:tcPr>
            <w:tcW w:w="2972" w:type="dxa"/>
          </w:tcPr>
          <w:p w14:paraId="515BE2DC" w14:textId="40B03170" w:rsidR="00D316AA" w:rsidRPr="00D316AA" w:rsidRDefault="00D316AA" w:rsidP="00BD2790">
            <w:pPr>
              <w:ind w:firstLine="0"/>
              <w:rPr>
                <w:ins w:id="1223" w:author="Windows User" w:date="2018-08-23T16:18:00Z"/>
                <w:lang w:val="en-US" w:eastAsia="en-US"/>
              </w:rPr>
            </w:pPr>
            <w:proofErr w:type="spellStart"/>
            <w:ins w:id="1224" w:author="Windows User" w:date="2018-08-23T16:18:00Z">
              <w:r w:rsidRPr="00D316AA">
                <w:rPr>
                  <w:lang w:val="en-US" w:eastAsia="en-US"/>
                </w:rPr>
                <w:t>crd_hist_dwh_transaction_htran</w:t>
              </w:r>
              <w:proofErr w:type="spellEnd"/>
            </w:ins>
          </w:p>
        </w:tc>
        <w:tc>
          <w:tcPr>
            <w:tcW w:w="4678" w:type="dxa"/>
          </w:tcPr>
          <w:p w14:paraId="4D1AE697" w14:textId="77777777" w:rsidR="00D316AA" w:rsidRPr="00D316AA" w:rsidRDefault="00D316AA" w:rsidP="00BD2790">
            <w:pPr>
              <w:ind w:firstLine="0"/>
              <w:rPr>
                <w:ins w:id="1225" w:author="Windows User" w:date="2018-08-23T16:18:00Z"/>
                <w:lang w:val="en-US" w:eastAsia="en-US"/>
              </w:rPr>
            </w:pPr>
          </w:p>
        </w:tc>
      </w:tr>
      <w:tr w:rsidR="00D316AA" w:rsidRPr="004D34C6" w14:paraId="11E3CCD4" w14:textId="77777777" w:rsidTr="00BD2790">
        <w:trPr>
          <w:ins w:id="1226" w:author="Windows User" w:date="2018-08-23T16:19:00Z"/>
        </w:trPr>
        <w:tc>
          <w:tcPr>
            <w:tcW w:w="2972" w:type="dxa"/>
          </w:tcPr>
          <w:p w14:paraId="39B9E97D" w14:textId="6ADE503E" w:rsidR="00D316AA" w:rsidRPr="00D316AA" w:rsidRDefault="00D316AA" w:rsidP="00BD2790">
            <w:pPr>
              <w:ind w:firstLine="0"/>
              <w:rPr>
                <w:ins w:id="1227" w:author="Windows User" w:date="2018-08-23T16:19:00Z"/>
                <w:lang w:val="en-US" w:eastAsia="en-US"/>
              </w:rPr>
            </w:pPr>
            <w:ins w:id="1228" w:author="Windows User" w:date="2018-08-23T16:19:00Z">
              <w:r w:rsidRPr="00D316AA">
                <w:rPr>
                  <w:lang w:val="en-US" w:eastAsia="en-US"/>
                </w:rPr>
                <w:lastRenderedPageBreak/>
                <w:t>crd_hist_dws132_ad_assets132_mirror</w:t>
              </w:r>
            </w:ins>
          </w:p>
        </w:tc>
        <w:tc>
          <w:tcPr>
            <w:tcW w:w="4678" w:type="dxa"/>
          </w:tcPr>
          <w:p w14:paraId="2C3F426B" w14:textId="77777777" w:rsidR="00D316AA" w:rsidRPr="00D316AA" w:rsidRDefault="00D316AA" w:rsidP="00BD2790">
            <w:pPr>
              <w:ind w:firstLine="0"/>
              <w:rPr>
                <w:ins w:id="1229" w:author="Windows User" w:date="2018-08-23T16:19:00Z"/>
                <w:lang w:val="en-US" w:eastAsia="en-US"/>
              </w:rPr>
            </w:pPr>
          </w:p>
        </w:tc>
      </w:tr>
      <w:tr w:rsidR="00AB44C6" w:rsidRPr="004D34C6" w14:paraId="1C5DDA9C" w14:textId="77777777" w:rsidTr="00BD2790">
        <w:trPr>
          <w:ins w:id="1230" w:author="Шилин Виталий Алексеевич" w:date="2018-09-12T15:26:00Z"/>
        </w:trPr>
        <w:tc>
          <w:tcPr>
            <w:tcW w:w="2972" w:type="dxa"/>
          </w:tcPr>
          <w:p w14:paraId="6B9AD118" w14:textId="06EFFE58" w:rsidR="00AB44C6" w:rsidRPr="00D316AA" w:rsidRDefault="00AB44C6" w:rsidP="00BD2790">
            <w:pPr>
              <w:ind w:firstLine="0"/>
              <w:rPr>
                <w:ins w:id="1231" w:author="Шилин Виталий Алексеевич" w:date="2018-09-12T15:26:00Z"/>
                <w:lang w:val="en-US" w:eastAsia="en-US"/>
              </w:rPr>
            </w:pPr>
            <w:ins w:id="1232" w:author="Шилин Виталий Алексеевич" w:date="2018-09-12T15:26:00Z">
              <w:r w:rsidRPr="00AB44C6">
                <w:rPr>
                  <w:lang w:val="en-US" w:eastAsia="en-US"/>
                </w:rPr>
                <w:t>crd_hist_ods_whbranch_oper</w:t>
              </w:r>
            </w:ins>
          </w:p>
        </w:tc>
        <w:tc>
          <w:tcPr>
            <w:tcW w:w="4678" w:type="dxa"/>
          </w:tcPr>
          <w:p w14:paraId="2D5476C9" w14:textId="77777777" w:rsidR="00AB44C6" w:rsidRPr="00D316AA" w:rsidRDefault="00AB44C6" w:rsidP="00BD2790">
            <w:pPr>
              <w:ind w:firstLine="0"/>
              <w:rPr>
                <w:ins w:id="1233" w:author="Шилин Виталий Алексеевич" w:date="2018-09-12T15:26:00Z"/>
                <w:lang w:val="en-US" w:eastAsia="en-US"/>
              </w:rPr>
            </w:pPr>
          </w:p>
        </w:tc>
      </w:tr>
    </w:tbl>
    <w:p w14:paraId="061F2161" w14:textId="28BF91D6" w:rsidR="00CE1A25" w:rsidDel="005A1EA6" w:rsidRDefault="00CE1A25" w:rsidP="00CE1A25">
      <w:pPr>
        <w:pStyle w:val="2"/>
        <w:rPr>
          <w:del w:id="1234" w:author="Роман Коротков" w:date="2018-08-17T13:17:00Z"/>
        </w:rPr>
      </w:pPr>
      <w:del w:id="1235" w:author="Роман Коротков" w:date="2018-08-17T13:17:00Z">
        <w:r w:rsidDel="005A1EA6">
          <w:delText>Регулярные загрузки</w:delText>
        </w:r>
        <w:bookmarkEnd w:id="815"/>
      </w:del>
    </w:p>
    <w:p w14:paraId="288CE807" w14:textId="3E59B9FF" w:rsidR="007F2F13" w:rsidDel="005A1EA6" w:rsidRDefault="007F2F13" w:rsidP="007F2F13">
      <w:pPr>
        <w:pStyle w:val="2"/>
        <w:rPr>
          <w:del w:id="1236" w:author="Роман Коротков" w:date="2018-08-17T13:17:00Z"/>
        </w:rPr>
      </w:pPr>
      <w:bookmarkStart w:id="1237" w:name="_Toc518903347"/>
      <w:bookmarkStart w:id="1238" w:name="_Toc518903359"/>
      <w:bookmarkStart w:id="1239" w:name="_Toc518903367"/>
      <w:bookmarkStart w:id="1240" w:name="_Toc518903370"/>
      <w:bookmarkStart w:id="1241" w:name="_Toc518903371"/>
      <w:bookmarkStart w:id="1242" w:name="_Toc518903372"/>
      <w:bookmarkStart w:id="1243" w:name="_Toc518903375"/>
      <w:bookmarkStart w:id="1244" w:name="_Toc518903376"/>
      <w:bookmarkStart w:id="1245" w:name="_Toc518903385"/>
      <w:bookmarkStart w:id="1246" w:name="_Toc518903386"/>
      <w:bookmarkStart w:id="1247" w:name="_Toc518903387"/>
      <w:bookmarkStart w:id="1248" w:name="_Toc518903388"/>
      <w:bookmarkStart w:id="1249" w:name="_Toc518903389"/>
      <w:bookmarkStart w:id="1250" w:name="_Toc518903390"/>
      <w:bookmarkStart w:id="1251" w:name="_Toc518903391"/>
      <w:bookmarkStart w:id="1252" w:name="_Toc518903392"/>
      <w:bookmarkStart w:id="1253" w:name="_Toc518903393"/>
      <w:bookmarkStart w:id="1254" w:name="_Отбор_и_проверка"/>
      <w:bookmarkStart w:id="1255" w:name="_Toc52227512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del w:id="1256" w:author="Роман Коротков" w:date="2018-08-17T13:17:00Z">
        <w:r w:rsidDel="005A1EA6">
          <w:delText>Отбор и проверка данных для загрузок</w:delText>
        </w:r>
        <w:bookmarkEnd w:id="1255"/>
      </w:del>
    </w:p>
    <w:p w14:paraId="00101192" w14:textId="46A9524F" w:rsidR="007F2F13" w:rsidDel="005A1EA6" w:rsidRDefault="007F2F13" w:rsidP="007F2F13">
      <w:pPr>
        <w:pStyle w:val="30"/>
        <w:rPr>
          <w:del w:id="1257" w:author="Роман Коротков" w:date="2018-08-17T13:17:00Z"/>
        </w:rPr>
      </w:pPr>
      <w:bookmarkStart w:id="1258" w:name="_Toc522275127"/>
      <w:del w:id="1259" w:author="Роман Коротков" w:date="2018-08-17T13:17:00Z">
        <w:r w:rsidDel="005A1EA6">
          <w:delText>Ручной режим запуска</w:delText>
        </w:r>
        <w:bookmarkEnd w:id="1258"/>
      </w:del>
    </w:p>
    <w:p w14:paraId="757859B4" w14:textId="45A9A958" w:rsidR="007F2F13" w:rsidDel="005A1EA6" w:rsidRDefault="007F2F13" w:rsidP="007F2F13">
      <w:pPr>
        <w:pStyle w:val="30"/>
        <w:rPr>
          <w:del w:id="1260" w:author="Роман Коротков" w:date="2018-08-17T13:17:00Z"/>
        </w:rPr>
      </w:pPr>
      <w:bookmarkStart w:id="1261" w:name="_Toc518903396"/>
      <w:bookmarkStart w:id="1262" w:name="_Toc518903397"/>
      <w:bookmarkStart w:id="1263" w:name="_Toc522275128"/>
      <w:bookmarkEnd w:id="1261"/>
      <w:bookmarkEnd w:id="1262"/>
      <w:del w:id="1264" w:author="Роман Коротков" w:date="2018-08-17T13:17:00Z">
        <w:r w:rsidDel="005A1EA6">
          <w:delText>Автоматический режим запуска</w:delText>
        </w:r>
        <w:bookmarkEnd w:id="1263"/>
      </w:del>
    </w:p>
    <w:p w14:paraId="60986161" w14:textId="594B6B64" w:rsidR="00033738" w:rsidDel="005A1EA6" w:rsidRDefault="00EB3F44" w:rsidP="00033738">
      <w:pPr>
        <w:pStyle w:val="2"/>
        <w:rPr>
          <w:del w:id="1265" w:author="Роман Коротков" w:date="2018-08-17T13:17:00Z"/>
        </w:rPr>
      </w:pPr>
      <w:bookmarkStart w:id="1266" w:name="_Блокировки"/>
      <w:bookmarkStart w:id="1267" w:name="_Toc432422839"/>
      <w:bookmarkStart w:id="1268" w:name="_Toc522275129"/>
      <w:bookmarkEnd w:id="1266"/>
      <w:bookmarkEnd w:id="1267"/>
      <w:del w:id="1269" w:author="Роман Коротков" w:date="2018-08-17T13:17:00Z">
        <w:r w:rsidDel="005A1EA6">
          <w:delText>Запуск загрузок</w:delText>
        </w:r>
        <w:bookmarkEnd w:id="1268"/>
      </w:del>
    </w:p>
    <w:p w14:paraId="0639917E" w14:textId="371E2DCB" w:rsidR="00CE1A25" w:rsidRPr="00CE1A25" w:rsidDel="005A1EA6" w:rsidRDefault="00CE1A25" w:rsidP="00CE1A25">
      <w:pPr>
        <w:pStyle w:val="2"/>
        <w:rPr>
          <w:del w:id="1270" w:author="Роман Коротков" w:date="2018-08-17T13:17:00Z"/>
        </w:rPr>
      </w:pPr>
      <w:bookmarkStart w:id="1271" w:name="_Toc518903403"/>
      <w:bookmarkStart w:id="1272" w:name="_Toc518903404"/>
      <w:bookmarkStart w:id="1273" w:name="_Toc518903405"/>
      <w:bookmarkStart w:id="1274" w:name="_Toc518903408"/>
      <w:bookmarkStart w:id="1275" w:name="_Toc518903409"/>
      <w:bookmarkStart w:id="1276" w:name="_Toc518903410"/>
      <w:bookmarkStart w:id="1277" w:name="_Toc518903411"/>
      <w:bookmarkStart w:id="1278" w:name="_Toc518903412"/>
      <w:bookmarkStart w:id="1279" w:name="_Toc518903413"/>
      <w:bookmarkStart w:id="1280" w:name="_Toc518903414"/>
      <w:bookmarkStart w:id="1281" w:name="_Toc518903415"/>
      <w:bookmarkStart w:id="1282" w:name="_Toc518903416"/>
      <w:bookmarkStart w:id="1283" w:name="_Toc518903417"/>
      <w:bookmarkStart w:id="1284" w:name="_Toc518903418"/>
      <w:bookmarkStart w:id="1285" w:name="_Toc518903452"/>
      <w:bookmarkStart w:id="1286" w:name="_Toc518903453"/>
      <w:bookmarkStart w:id="1287" w:name="_Toc518903454"/>
      <w:bookmarkStart w:id="1288" w:name="_Toc518903455"/>
      <w:bookmarkStart w:id="1289" w:name="_Toc518903456"/>
      <w:bookmarkStart w:id="1290" w:name="_Toc518903458"/>
      <w:bookmarkStart w:id="1291" w:name="_Toc518903459"/>
      <w:bookmarkStart w:id="1292" w:name="_Toc518903460"/>
      <w:bookmarkStart w:id="1293" w:name="_Toc518903465"/>
      <w:bookmarkStart w:id="1294" w:name="_Toc518903467"/>
      <w:bookmarkStart w:id="1295" w:name="_Toc518903468"/>
      <w:bookmarkStart w:id="1296" w:name="_Toc518903469"/>
      <w:bookmarkStart w:id="1297" w:name="_Toc518903470"/>
      <w:bookmarkStart w:id="1298" w:name="_Toc518903471"/>
      <w:bookmarkStart w:id="1299" w:name="_Toc518903472"/>
      <w:bookmarkStart w:id="1300" w:name="_Toc518903473"/>
      <w:bookmarkStart w:id="1301" w:name="_Toc518903474"/>
      <w:bookmarkStart w:id="1302" w:name="_Toc518903475"/>
      <w:bookmarkStart w:id="1303" w:name="_Toc518903477"/>
      <w:bookmarkStart w:id="1304" w:name="_Toc518903478"/>
      <w:bookmarkStart w:id="1305" w:name="_Toc518903479"/>
      <w:bookmarkStart w:id="1306" w:name="_Toc518903480"/>
      <w:bookmarkStart w:id="1307" w:name="_Toc518903481"/>
      <w:bookmarkStart w:id="1308" w:name="_Toc518903482"/>
      <w:bookmarkStart w:id="1309" w:name="_Toc518903483"/>
      <w:bookmarkStart w:id="1310" w:name="_Toc518903484"/>
      <w:bookmarkStart w:id="1311" w:name="_Toc518903485"/>
      <w:bookmarkStart w:id="1312" w:name="_Toc518903487"/>
      <w:bookmarkStart w:id="1313" w:name="_Toc518903489"/>
      <w:bookmarkStart w:id="1314" w:name="_Toc518903490"/>
      <w:bookmarkStart w:id="1315" w:name="_Toc518903492"/>
      <w:bookmarkStart w:id="1316" w:name="_Toc518903493"/>
      <w:bookmarkStart w:id="1317" w:name="_Toc518903494"/>
      <w:bookmarkStart w:id="1318" w:name="_Toc518903495"/>
      <w:bookmarkStart w:id="1319" w:name="_Toc518903496"/>
      <w:bookmarkStart w:id="1320" w:name="_Toc518903497"/>
      <w:bookmarkStart w:id="1321" w:name="_Toc518903498"/>
      <w:bookmarkStart w:id="1322" w:name="_Toc518903499"/>
      <w:bookmarkStart w:id="1323" w:name="_Toc518903502"/>
      <w:bookmarkStart w:id="1324" w:name="_Toc518903503"/>
      <w:bookmarkStart w:id="1325" w:name="_Toc518903505"/>
      <w:bookmarkStart w:id="1326" w:name="_Toc518903506"/>
      <w:bookmarkStart w:id="1327" w:name="_Toc518903507"/>
      <w:bookmarkStart w:id="1328" w:name="_Toc518903508"/>
      <w:bookmarkStart w:id="1329" w:name="_Toc518903510"/>
      <w:bookmarkStart w:id="1330" w:name="_Toc518903511"/>
      <w:bookmarkStart w:id="1331" w:name="_Toc518903512"/>
      <w:bookmarkStart w:id="1332" w:name="_Toc518903513"/>
      <w:bookmarkStart w:id="1333" w:name="_Toc518903514"/>
      <w:bookmarkStart w:id="1334" w:name="_Toc518903515"/>
      <w:bookmarkStart w:id="1335" w:name="_Toc518903516"/>
      <w:bookmarkStart w:id="1336" w:name="_Toc518903517"/>
      <w:bookmarkStart w:id="1337" w:name="_Toc518903518"/>
      <w:bookmarkStart w:id="1338" w:name="_Toc518903519"/>
      <w:bookmarkStart w:id="1339" w:name="_Toc518903520"/>
      <w:bookmarkStart w:id="1340" w:name="_Toc518903521"/>
      <w:bookmarkStart w:id="1341" w:name="_Toc518903522"/>
      <w:bookmarkStart w:id="1342" w:name="_Toc518903523"/>
      <w:bookmarkStart w:id="1343" w:name="_Toc518903524"/>
      <w:bookmarkStart w:id="1344" w:name="_Toc518903525"/>
      <w:bookmarkStart w:id="1345" w:name="_Toc518903527"/>
      <w:bookmarkStart w:id="1346" w:name="_Toc518903528"/>
      <w:bookmarkStart w:id="1347" w:name="_Toc518903529"/>
      <w:bookmarkStart w:id="1348" w:name="_Toc518903530"/>
      <w:bookmarkStart w:id="1349" w:name="_Toc518903531"/>
      <w:bookmarkStart w:id="1350" w:name="_Toc518903532"/>
      <w:bookmarkStart w:id="1351" w:name="_Toc518903542"/>
      <w:bookmarkStart w:id="1352" w:name="_Toc518903544"/>
      <w:bookmarkStart w:id="1353" w:name="_Toc518903545"/>
      <w:bookmarkStart w:id="1354" w:name="_Toc518903546"/>
      <w:bookmarkStart w:id="1355" w:name="_Toc518903547"/>
      <w:bookmarkStart w:id="1356" w:name="_Toc518903548"/>
      <w:bookmarkStart w:id="1357" w:name="_Toc518903550"/>
      <w:bookmarkStart w:id="1358" w:name="_Toc518903552"/>
      <w:bookmarkStart w:id="1359" w:name="_Toc518903553"/>
      <w:bookmarkStart w:id="1360" w:name="_Toc518903554"/>
      <w:bookmarkStart w:id="1361" w:name="_Toc518903555"/>
      <w:bookmarkStart w:id="1362" w:name="_Toc518903556"/>
      <w:bookmarkStart w:id="1363" w:name="_Toc518903557"/>
      <w:bookmarkStart w:id="1364" w:name="_Toc518903558"/>
      <w:bookmarkStart w:id="1365" w:name="_Toc518903560"/>
      <w:bookmarkStart w:id="1366" w:name="_Toc518903561"/>
      <w:bookmarkStart w:id="1367" w:name="_Toc518903562"/>
      <w:bookmarkStart w:id="1368" w:name="_Toc518903566"/>
      <w:bookmarkStart w:id="1369" w:name="_Toc518903567"/>
      <w:bookmarkStart w:id="1370" w:name="_Toc518903568"/>
      <w:bookmarkStart w:id="1371" w:name="_Toc432422847"/>
      <w:bookmarkStart w:id="1372" w:name="_Toc434345306"/>
      <w:bookmarkStart w:id="1373" w:name="_Toc436849271"/>
      <w:bookmarkStart w:id="1374" w:name="_Toc518903569"/>
      <w:bookmarkStart w:id="1375" w:name="_Toc518903573"/>
      <w:bookmarkStart w:id="1376" w:name="_Toc518903574"/>
      <w:bookmarkStart w:id="1377" w:name="_Toc518903578"/>
      <w:bookmarkStart w:id="1378" w:name="_Toc518903579"/>
      <w:bookmarkStart w:id="1379" w:name="_Toc518903580"/>
      <w:bookmarkStart w:id="1380" w:name="_Toc518903581"/>
      <w:bookmarkStart w:id="1381" w:name="_Toc518903582"/>
      <w:bookmarkStart w:id="1382" w:name="_Toc518903583"/>
      <w:bookmarkStart w:id="1383" w:name="_Toc518903584"/>
      <w:bookmarkStart w:id="1384" w:name="_Toc518903586"/>
      <w:bookmarkStart w:id="1385" w:name="_Toc518903587"/>
      <w:bookmarkStart w:id="1386" w:name="_Toc518903588"/>
      <w:bookmarkStart w:id="1387" w:name="_Toc518903589"/>
      <w:bookmarkStart w:id="1388" w:name="_Toc518903591"/>
      <w:bookmarkStart w:id="1389" w:name="_Toc518903592"/>
      <w:bookmarkStart w:id="1390" w:name="_Toc518903595"/>
      <w:bookmarkStart w:id="1391" w:name="_Toc518903596"/>
      <w:bookmarkStart w:id="1392" w:name="_Toc518903597"/>
      <w:bookmarkStart w:id="1393" w:name="_Toc518903598"/>
      <w:bookmarkStart w:id="1394" w:name="_Toc518903599"/>
      <w:bookmarkStart w:id="1395" w:name="_Toc518903602"/>
      <w:bookmarkStart w:id="1396" w:name="_Toc518903607"/>
      <w:bookmarkStart w:id="1397" w:name="_Toc518903608"/>
      <w:bookmarkStart w:id="1398" w:name="_Toc518903609"/>
      <w:bookmarkStart w:id="1399" w:name="_Toc518903611"/>
      <w:bookmarkStart w:id="1400" w:name="_Toc518903612"/>
      <w:bookmarkStart w:id="1401" w:name="_Toc518903616"/>
      <w:bookmarkStart w:id="1402" w:name="_Toc421007910"/>
      <w:bookmarkStart w:id="1403" w:name="_Toc421016288"/>
      <w:bookmarkStart w:id="1404" w:name="_Toc421018599"/>
      <w:bookmarkStart w:id="1405" w:name="_Toc421026000"/>
      <w:bookmarkStart w:id="1406" w:name="_Toc421026324"/>
      <w:bookmarkStart w:id="1407" w:name="_Toc421119635"/>
      <w:bookmarkStart w:id="1408" w:name="_Toc421719737"/>
      <w:bookmarkStart w:id="1409" w:name="_Toc421119636"/>
      <w:bookmarkStart w:id="1410" w:name="_Toc421719738"/>
      <w:bookmarkStart w:id="1411" w:name="_Toc421007912"/>
      <w:bookmarkStart w:id="1412" w:name="_Toc421016290"/>
      <w:bookmarkStart w:id="1413" w:name="_Toc421018601"/>
      <w:bookmarkStart w:id="1414" w:name="_Toc421026002"/>
      <w:bookmarkStart w:id="1415" w:name="_Toc421026326"/>
      <w:bookmarkStart w:id="1416" w:name="_Toc421119637"/>
      <w:bookmarkStart w:id="1417" w:name="_Toc421719739"/>
      <w:bookmarkStart w:id="1418" w:name="_Toc518903618"/>
      <w:bookmarkStart w:id="1419" w:name="_Toc518903621"/>
      <w:bookmarkStart w:id="1420" w:name="_Toc518903623"/>
      <w:bookmarkStart w:id="1421" w:name="_Toc518903625"/>
      <w:bookmarkStart w:id="1422" w:name="_Toc518903626"/>
      <w:bookmarkStart w:id="1423" w:name="_Toc518903627"/>
      <w:bookmarkStart w:id="1424" w:name="_Toc518903629"/>
      <w:bookmarkStart w:id="1425" w:name="_Toc518903631"/>
      <w:bookmarkStart w:id="1426" w:name="_Toc518903633"/>
      <w:bookmarkStart w:id="1427" w:name="_Toc518903635"/>
      <w:bookmarkStart w:id="1428" w:name="_Toc518903636"/>
      <w:bookmarkStart w:id="1429" w:name="_Toc518903637"/>
      <w:bookmarkStart w:id="1430" w:name="_Toc432422852"/>
      <w:bookmarkStart w:id="1431" w:name="_Toc434345311"/>
      <w:bookmarkStart w:id="1432" w:name="_Toc436849276"/>
      <w:bookmarkStart w:id="1433" w:name="_Toc518903638"/>
      <w:bookmarkStart w:id="1434" w:name="_Toc52227513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del w:id="1435" w:author="Роман Коротков" w:date="2018-08-17T13:17:00Z">
        <w:r w:rsidDel="005A1EA6">
          <w:delText>Загрузка исторических данных</w:delText>
        </w:r>
        <w:bookmarkEnd w:id="1434"/>
      </w:del>
    </w:p>
    <w:p w14:paraId="4E7D50A7" w14:textId="77777777" w:rsidR="002B3428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436" w:name="_Toc518903656"/>
      <w:bookmarkStart w:id="1437" w:name="_Toc432422854"/>
      <w:bookmarkStart w:id="1438" w:name="_Toc434345313"/>
      <w:bookmarkStart w:id="1439" w:name="_Toc436849278"/>
      <w:bookmarkStart w:id="1440" w:name="_Toc518903657"/>
      <w:bookmarkStart w:id="1441" w:name="_Toc518903659"/>
      <w:bookmarkStart w:id="1442" w:name="_Toc518903660"/>
      <w:bookmarkStart w:id="1443" w:name="_Toc518903661"/>
      <w:bookmarkStart w:id="1444" w:name="_Toc518903662"/>
      <w:bookmarkStart w:id="1445" w:name="_Toc518903666"/>
      <w:bookmarkStart w:id="1446" w:name="_Toc518903668"/>
      <w:bookmarkStart w:id="1447" w:name="_Toc518903673"/>
      <w:bookmarkStart w:id="1448" w:name="_Toc518903674"/>
      <w:bookmarkStart w:id="1449" w:name="_Toc518903675"/>
      <w:bookmarkStart w:id="1450" w:name="_Toc518903676"/>
      <w:bookmarkStart w:id="1451" w:name="_Toc518903678"/>
      <w:bookmarkStart w:id="1452" w:name="_Toc518903679"/>
      <w:bookmarkStart w:id="1453" w:name="_Toc518903680"/>
      <w:bookmarkStart w:id="1454" w:name="_Toc518903681"/>
      <w:bookmarkStart w:id="1455" w:name="_Toc518903682"/>
      <w:bookmarkStart w:id="1456" w:name="_Toc518903683"/>
      <w:bookmarkStart w:id="1457" w:name="_Toc518903684"/>
      <w:bookmarkStart w:id="1458" w:name="_Toc518903685"/>
      <w:bookmarkStart w:id="1459" w:name="_Toc518903686"/>
      <w:bookmarkStart w:id="1460" w:name="_Toc518903687"/>
      <w:bookmarkStart w:id="1461" w:name="_Toc518903688"/>
      <w:bookmarkStart w:id="1462" w:name="_Toc518903689"/>
      <w:bookmarkStart w:id="1463" w:name="_Toc518903690"/>
      <w:bookmarkStart w:id="1464" w:name="_Toc522275131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r w:rsidRPr="002B3428">
        <w:lastRenderedPageBreak/>
        <w:t>Мониторинг работы системы</w:t>
      </w:r>
      <w:bookmarkEnd w:id="1464"/>
    </w:p>
    <w:p w14:paraId="388BFF32" w14:textId="77777777" w:rsidR="0015272D" w:rsidRPr="0081094E" w:rsidRDefault="0015272D" w:rsidP="0015272D">
      <w:pPr>
        <w:pStyle w:val="2"/>
      </w:pPr>
      <w:bookmarkStart w:id="1465" w:name="_Toc522275132"/>
      <w:r>
        <w:t xml:space="preserve">Мониторинг </w:t>
      </w:r>
      <w:r w:rsidR="00100723">
        <w:t xml:space="preserve">журнала работы </w:t>
      </w:r>
      <w:r w:rsidR="00100723">
        <w:rPr>
          <w:lang w:val="en-US"/>
        </w:rPr>
        <w:t>workflow</w:t>
      </w:r>
      <w:bookmarkEnd w:id="1465"/>
    </w:p>
    <w:p w14:paraId="6DC9E38C" w14:textId="77777777" w:rsidR="00460102" w:rsidRDefault="00460102" w:rsidP="00DF1DAE">
      <w:pPr>
        <w:rPr>
          <w:lang w:eastAsia="en-US"/>
        </w:rPr>
      </w:pPr>
      <w:r>
        <w:rPr>
          <w:lang w:eastAsia="en-US"/>
        </w:rPr>
        <w:t xml:space="preserve">После запуска </w:t>
      </w:r>
      <w:r>
        <w:rPr>
          <w:lang w:val="en-US" w:eastAsia="en-US"/>
        </w:rPr>
        <w:t>workflow</w:t>
      </w:r>
      <w:r w:rsidRPr="00460102">
        <w:rPr>
          <w:lang w:eastAsia="en-US"/>
        </w:rPr>
        <w:t xml:space="preserve"> </w:t>
      </w:r>
      <w:r>
        <w:rPr>
          <w:lang w:eastAsia="en-US"/>
        </w:rPr>
        <w:t xml:space="preserve">можно наблюдать их работу, выбрав в </w:t>
      </w:r>
      <w:r>
        <w:rPr>
          <w:lang w:val="en-US" w:eastAsia="en-US"/>
        </w:rPr>
        <w:t>HUE</w:t>
      </w:r>
      <w:r w:rsidRPr="00460102">
        <w:rPr>
          <w:lang w:eastAsia="en-US"/>
        </w:rPr>
        <w:t xml:space="preserve"> </w:t>
      </w:r>
      <w:r>
        <w:rPr>
          <w:lang w:val="en-US" w:eastAsia="en-US"/>
        </w:rPr>
        <w:t>Web</w:t>
      </w:r>
      <w:r w:rsidRPr="00460102">
        <w:rPr>
          <w:lang w:eastAsia="en-US"/>
        </w:rPr>
        <w:t xml:space="preserve"> </w:t>
      </w:r>
      <w:r>
        <w:rPr>
          <w:lang w:val="en-US" w:eastAsia="en-US"/>
        </w:rPr>
        <w:t>IU</w:t>
      </w:r>
      <w:r w:rsidRPr="00460102">
        <w:rPr>
          <w:lang w:eastAsia="en-US"/>
        </w:rPr>
        <w:t xml:space="preserve"> </w:t>
      </w:r>
      <w:r>
        <w:rPr>
          <w:lang w:eastAsia="en-US"/>
        </w:rPr>
        <w:t>меню «</w:t>
      </w:r>
      <w:r>
        <w:rPr>
          <w:lang w:val="en-US" w:eastAsia="en-US"/>
        </w:rPr>
        <w:t>Workflow</w:t>
      </w:r>
      <w:r>
        <w:rPr>
          <w:lang w:eastAsia="en-US"/>
        </w:rPr>
        <w:t>» -</w:t>
      </w:r>
      <w:r w:rsidRPr="00460102">
        <w:rPr>
          <w:lang w:eastAsia="en-US"/>
        </w:rPr>
        <w:t xml:space="preserve">&gt; </w:t>
      </w:r>
      <w:r>
        <w:rPr>
          <w:lang w:eastAsia="en-US"/>
        </w:rPr>
        <w:t>«</w:t>
      </w:r>
      <w:r>
        <w:rPr>
          <w:lang w:val="en-US" w:eastAsia="en-US"/>
        </w:rPr>
        <w:t>Dashboard</w:t>
      </w:r>
      <w:r>
        <w:rPr>
          <w:lang w:eastAsia="en-US"/>
        </w:rPr>
        <w:t>»</w:t>
      </w:r>
      <w:r w:rsidRPr="00460102">
        <w:rPr>
          <w:lang w:eastAsia="en-US"/>
        </w:rPr>
        <w:t>.</w:t>
      </w:r>
    </w:p>
    <w:p w14:paraId="752B6F83" w14:textId="77777777" w:rsidR="00460102" w:rsidRPr="00460102" w:rsidRDefault="00460102" w:rsidP="00656EA3">
      <w:pPr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16F57CA3" wp14:editId="62BB463D">
            <wp:extent cx="4425696" cy="345984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90" cy="346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E5F5" w14:textId="77777777" w:rsidR="00AC40AD" w:rsidRDefault="00AC40AD" w:rsidP="00DF1DAE">
      <w:pPr>
        <w:rPr>
          <w:lang w:eastAsia="en-US"/>
        </w:rPr>
      </w:pPr>
    </w:p>
    <w:p w14:paraId="2CBFBB1A" w14:textId="77777777" w:rsidR="004517D7" w:rsidRPr="008435E4" w:rsidRDefault="008435E4" w:rsidP="008435E4">
      <w:pPr>
        <w:rPr>
          <w:lang w:eastAsia="en-US"/>
        </w:rPr>
      </w:pPr>
      <w:r>
        <w:rPr>
          <w:lang w:eastAsia="en-US"/>
        </w:rPr>
        <w:t xml:space="preserve">После успешного завершения работы загрузки её статус изменится на </w:t>
      </w:r>
      <w:r w:rsidR="00C713E9">
        <w:rPr>
          <w:lang w:eastAsia="en-US"/>
        </w:rPr>
        <w:t>зелёный «</w:t>
      </w:r>
      <w:r w:rsidR="00C713E9">
        <w:rPr>
          <w:lang w:val="en-US" w:eastAsia="en-US"/>
        </w:rPr>
        <w:t>SUCCEEDED</w:t>
      </w:r>
      <w:r w:rsidR="00C713E9">
        <w:rPr>
          <w:lang w:eastAsia="en-US"/>
        </w:rPr>
        <w:t>», в случае завершения с ошибкой статус будет установлен как красный «</w:t>
      </w:r>
      <w:r w:rsidR="00C713E9">
        <w:rPr>
          <w:lang w:val="en-US" w:eastAsia="en-US"/>
        </w:rPr>
        <w:t>FA</w:t>
      </w:r>
      <w:r w:rsidR="001A3D81">
        <w:rPr>
          <w:lang w:val="en-US" w:eastAsia="en-US"/>
        </w:rPr>
        <w:t>I</w:t>
      </w:r>
      <w:r w:rsidR="00C713E9">
        <w:rPr>
          <w:lang w:val="en-US" w:eastAsia="en-US"/>
        </w:rPr>
        <w:t>LED</w:t>
      </w:r>
      <w:r w:rsidR="00C713E9">
        <w:rPr>
          <w:lang w:eastAsia="en-US"/>
        </w:rPr>
        <w:t>».</w:t>
      </w:r>
    </w:p>
    <w:p w14:paraId="527998C7" w14:textId="77777777" w:rsidR="008435E4" w:rsidRDefault="008435E4" w:rsidP="00656EA3">
      <w:pPr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8287DF" wp14:editId="3BA35D90">
            <wp:extent cx="4527702" cy="3306471"/>
            <wp:effectExtent l="0" t="0" r="635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67" cy="332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FD4F" w14:textId="77777777" w:rsidR="008435E4" w:rsidRDefault="008435E4" w:rsidP="008435E4">
      <w:pPr>
        <w:jc w:val="center"/>
        <w:rPr>
          <w:lang w:eastAsia="en-US"/>
        </w:rPr>
      </w:pPr>
    </w:p>
    <w:p w14:paraId="41909292" w14:textId="77777777" w:rsidR="008435E4" w:rsidRDefault="008435E4" w:rsidP="00656EA3">
      <w:pPr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5493834" wp14:editId="64FDE307">
            <wp:extent cx="4770089" cy="321137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421" cy="3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C0D5" w14:textId="7EF5AF50" w:rsidR="00B33E87" w:rsidRDefault="00B33E87" w:rsidP="00B33E87">
      <w:pPr>
        <w:rPr>
          <w:lang w:eastAsia="en-US"/>
        </w:rPr>
      </w:pPr>
      <w:r>
        <w:rPr>
          <w:lang w:eastAsia="en-US"/>
        </w:rPr>
        <w:t xml:space="preserve">Для настройки количества отображаемых строк в журнале </w:t>
      </w:r>
      <w:r>
        <w:rPr>
          <w:lang w:val="en-US" w:eastAsia="en-US"/>
        </w:rPr>
        <w:t>Oozie</w:t>
      </w:r>
      <w:r w:rsidRPr="008435E4">
        <w:rPr>
          <w:lang w:eastAsia="en-US"/>
        </w:rPr>
        <w:t xml:space="preserve"> </w:t>
      </w:r>
      <w:r>
        <w:rPr>
          <w:lang w:val="en-US" w:eastAsia="en-US"/>
        </w:rPr>
        <w:t>Dashboard</w:t>
      </w:r>
      <w:r>
        <w:rPr>
          <w:lang w:eastAsia="en-US"/>
        </w:rPr>
        <w:t xml:space="preserve"> необходимо настроить переменную «</w:t>
      </w:r>
      <w:proofErr w:type="spellStart"/>
      <w:r w:rsidRPr="008435E4">
        <w:rPr>
          <w:lang w:eastAsia="en-US"/>
        </w:rPr>
        <w:t>oozie_jobs_count</w:t>
      </w:r>
      <w:proofErr w:type="spellEnd"/>
      <w:r>
        <w:rPr>
          <w:lang w:eastAsia="en-US"/>
        </w:rPr>
        <w:t>». Для этого</w:t>
      </w:r>
      <w:r w:rsidR="00656EA3">
        <w:rPr>
          <w:lang w:eastAsia="en-US"/>
        </w:rPr>
        <w:t xml:space="preserve"> выполните следующие шаги</w:t>
      </w:r>
      <w:r w:rsidR="00C71D44" w:rsidRPr="00C71D44">
        <w:rPr>
          <w:lang w:eastAsia="en-US"/>
        </w:rPr>
        <w:t xml:space="preserve"> (</w:t>
      </w:r>
      <w:r w:rsidR="00C71D44">
        <w:rPr>
          <w:lang w:eastAsia="en-US"/>
        </w:rPr>
        <w:t>выполняется пользователем с ролью «Администратор»</w:t>
      </w:r>
      <w:r w:rsidR="00C71D44" w:rsidRPr="00C71D44">
        <w:rPr>
          <w:lang w:eastAsia="en-US"/>
        </w:rPr>
        <w:t>)</w:t>
      </w:r>
      <w:r w:rsidR="00656EA3">
        <w:rPr>
          <w:lang w:eastAsia="en-US"/>
        </w:rPr>
        <w:t>.</w:t>
      </w:r>
    </w:p>
    <w:p w14:paraId="42198465" w14:textId="77777777" w:rsidR="00656EA3" w:rsidRDefault="00B33E87" w:rsidP="00477B2D">
      <w:pPr>
        <w:pStyle w:val="ad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 xml:space="preserve">Зайти в интерфейс </w:t>
      </w:r>
      <w:r w:rsidRPr="008435E4">
        <w:rPr>
          <w:lang w:val="en-US" w:eastAsia="en-US"/>
        </w:rPr>
        <w:t>Cloudera</w:t>
      </w:r>
      <w:r w:rsidRPr="008435E4">
        <w:rPr>
          <w:lang w:eastAsia="en-US"/>
        </w:rPr>
        <w:t xml:space="preserve"> </w:t>
      </w:r>
      <w:r w:rsidRPr="008435E4">
        <w:rPr>
          <w:lang w:val="en-US" w:eastAsia="en-US"/>
        </w:rPr>
        <w:t>Manager</w:t>
      </w:r>
      <w:r w:rsidRPr="008435E4">
        <w:rPr>
          <w:lang w:eastAsia="en-US"/>
        </w:rPr>
        <w:t xml:space="preserve"> </w:t>
      </w:r>
      <w:r>
        <w:rPr>
          <w:lang w:eastAsia="en-US"/>
        </w:rPr>
        <w:t>под администратором (</w:t>
      </w:r>
      <w:hyperlink r:id="rId22" w:history="1">
        <w:r w:rsidR="00656EA3" w:rsidRPr="008A1429">
          <w:rPr>
            <w:rStyle w:val="af4"/>
            <w:lang w:val="en-US" w:eastAsia="en-US"/>
          </w:rPr>
          <w:t>http</w:t>
        </w:r>
        <w:r w:rsidR="00656EA3" w:rsidRPr="008A1429">
          <w:rPr>
            <w:rStyle w:val="af4"/>
            <w:lang w:eastAsia="en-US"/>
          </w:rPr>
          <w:t>://</w:t>
        </w:r>
        <w:r w:rsidR="00656EA3" w:rsidRPr="008A1429">
          <w:rPr>
            <w:rStyle w:val="af4"/>
            <w:lang w:val="en-US" w:eastAsia="en-US"/>
          </w:rPr>
          <w:t>cm</w:t>
        </w:r>
        <w:r w:rsidR="00656EA3" w:rsidRPr="008A1429">
          <w:rPr>
            <w:rStyle w:val="af4"/>
            <w:lang w:eastAsia="en-US"/>
          </w:rPr>
          <w:t>-</w:t>
        </w:r>
        <w:r w:rsidR="00656EA3" w:rsidRPr="008A1429">
          <w:rPr>
            <w:rStyle w:val="af4"/>
            <w:lang w:val="en-US" w:eastAsia="en-US"/>
          </w:rPr>
          <w:t>host</w:t>
        </w:r>
        <w:r w:rsidR="00656EA3" w:rsidRPr="008A1429">
          <w:rPr>
            <w:rStyle w:val="af4"/>
            <w:lang w:eastAsia="en-US"/>
          </w:rPr>
          <w:t>:7180</w:t>
        </w:r>
      </w:hyperlink>
      <w:r>
        <w:rPr>
          <w:lang w:eastAsia="en-US"/>
        </w:rPr>
        <w:t>)</w:t>
      </w:r>
      <w:r w:rsidR="00656EA3">
        <w:rPr>
          <w:lang w:eastAsia="en-US"/>
        </w:rPr>
        <w:t>:</w:t>
      </w:r>
    </w:p>
    <w:p w14:paraId="67F8E870" w14:textId="77777777" w:rsidR="00B33E87" w:rsidRDefault="006F214C" w:rsidP="006F214C">
      <w:pPr>
        <w:pStyle w:val="ad"/>
        <w:ind w:left="0" w:firstLine="0"/>
        <w:rPr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AFB6FF6" wp14:editId="1B032A34">
            <wp:extent cx="5838825" cy="337109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1019" r="17918" b="4684"/>
                    <a:stretch/>
                  </pic:blipFill>
                  <pic:spPr bwMode="auto">
                    <a:xfrm>
                      <a:off x="0" y="0"/>
                      <a:ext cx="5840971" cy="337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6EA3" w:rsidDel="006F214C">
        <w:rPr>
          <w:sz w:val="40"/>
          <w:highlight w:val="magenta"/>
          <w:lang w:eastAsia="en-US"/>
        </w:rPr>
        <w:t xml:space="preserve"> </w:t>
      </w:r>
    </w:p>
    <w:p w14:paraId="52F9F10B" w14:textId="77777777" w:rsidR="00656EA3" w:rsidRPr="00656EA3" w:rsidRDefault="00B33E87" w:rsidP="00477B2D">
      <w:pPr>
        <w:pStyle w:val="ad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 xml:space="preserve">В списке сервисов выбрать сервис </w:t>
      </w:r>
      <w:r>
        <w:rPr>
          <w:lang w:val="en-US" w:eastAsia="en-US"/>
        </w:rPr>
        <w:t>Hue</w:t>
      </w:r>
      <w:r w:rsidR="00656EA3">
        <w:rPr>
          <w:lang w:eastAsia="en-US"/>
        </w:rPr>
        <w:t>:</w:t>
      </w:r>
    </w:p>
    <w:p w14:paraId="59A12376" w14:textId="77777777" w:rsidR="00B33E87" w:rsidRPr="00656EA3" w:rsidRDefault="006F214C" w:rsidP="006F214C">
      <w:pPr>
        <w:pStyle w:val="ad"/>
        <w:ind w:left="0" w:firstLine="0"/>
        <w:rPr>
          <w:sz w:val="40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376CDDA" wp14:editId="5FC4108A">
            <wp:extent cx="5841788" cy="32956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020" r="17918" b="6611"/>
                    <a:stretch/>
                  </pic:blipFill>
                  <pic:spPr bwMode="auto">
                    <a:xfrm>
                      <a:off x="0" y="0"/>
                      <a:ext cx="5843934" cy="329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6EA3" w:rsidDel="006F214C">
        <w:rPr>
          <w:sz w:val="40"/>
          <w:highlight w:val="magenta"/>
          <w:lang w:eastAsia="en-US"/>
        </w:rPr>
        <w:t xml:space="preserve"> </w:t>
      </w:r>
    </w:p>
    <w:p w14:paraId="15DA585C" w14:textId="77777777" w:rsidR="00656EA3" w:rsidRDefault="00B33E87" w:rsidP="00477B2D">
      <w:pPr>
        <w:pStyle w:val="ad"/>
        <w:keepNext/>
        <w:keepLines/>
        <w:numPr>
          <w:ilvl w:val="0"/>
          <w:numId w:val="13"/>
        </w:numPr>
        <w:ind w:left="1066" w:hanging="357"/>
        <w:rPr>
          <w:lang w:eastAsia="en-US"/>
        </w:rPr>
      </w:pPr>
      <w:r>
        <w:rPr>
          <w:lang w:eastAsia="en-US"/>
        </w:rPr>
        <w:lastRenderedPageBreak/>
        <w:t>Перейти на закладку «</w:t>
      </w:r>
      <w:r>
        <w:rPr>
          <w:lang w:val="en-US" w:eastAsia="en-US"/>
        </w:rPr>
        <w:t>Configuration</w:t>
      </w:r>
      <w:r>
        <w:rPr>
          <w:lang w:eastAsia="en-US"/>
        </w:rPr>
        <w:t>»</w:t>
      </w:r>
      <w:r w:rsidR="00656EA3">
        <w:rPr>
          <w:lang w:eastAsia="en-US"/>
        </w:rPr>
        <w:t>:</w:t>
      </w:r>
    </w:p>
    <w:p w14:paraId="747C89E0" w14:textId="77777777" w:rsidR="00B33E87" w:rsidRPr="008435E4" w:rsidRDefault="006F214C" w:rsidP="006F214C">
      <w:pPr>
        <w:pStyle w:val="ad"/>
        <w:ind w:left="0" w:firstLine="0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7FBB70FF" wp14:editId="54EAD1EF">
            <wp:extent cx="5888560" cy="3286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-308" t="11294" r="17608" b="6611"/>
                    <a:stretch/>
                  </pic:blipFill>
                  <pic:spPr bwMode="auto">
                    <a:xfrm>
                      <a:off x="0" y="0"/>
                      <a:ext cx="5890724" cy="328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6EA3" w:rsidDel="006F214C">
        <w:rPr>
          <w:sz w:val="40"/>
          <w:highlight w:val="magenta"/>
          <w:lang w:eastAsia="en-US"/>
        </w:rPr>
        <w:t xml:space="preserve"> </w:t>
      </w:r>
    </w:p>
    <w:p w14:paraId="68C24903" w14:textId="77777777" w:rsidR="00B33E87" w:rsidRPr="00656EA3" w:rsidRDefault="00B33E87" w:rsidP="00477B2D">
      <w:pPr>
        <w:pStyle w:val="ad"/>
        <w:numPr>
          <w:ilvl w:val="0"/>
          <w:numId w:val="13"/>
        </w:numPr>
        <w:rPr>
          <w:lang w:val="en-US" w:eastAsia="en-US"/>
        </w:rPr>
      </w:pPr>
      <w:r>
        <w:rPr>
          <w:lang w:eastAsia="en-US"/>
        </w:rPr>
        <w:t>В</w:t>
      </w:r>
      <w:r w:rsidRPr="008435E4">
        <w:rPr>
          <w:lang w:val="en-US" w:eastAsia="en-US"/>
        </w:rPr>
        <w:t xml:space="preserve"> </w:t>
      </w:r>
      <w:r>
        <w:rPr>
          <w:lang w:eastAsia="en-US"/>
        </w:rPr>
        <w:t>строке</w:t>
      </w:r>
      <w:r w:rsidRPr="008435E4">
        <w:rPr>
          <w:lang w:val="en-US" w:eastAsia="en-US"/>
        </w:rPr>
        <w:t xml:space="preserve"> </w:t>
      </w:r>
      <w:r>
        <w:rPr>
          <w:lang w:eastAsia="en-US"/>
        </w:rPr>
        <w:t>поиска</w:t>
      </w:r>
      <w:r w:rsidRPr="008435E4">
        <w:rPr>
          <w:lang w:val="en-US" w:eastAsia="en-US"/>
        </w:rPr>
        <w:t xml:space="preserve"> </w:t>
      </w:r>
      <w:r>
        <w:rPr>
          <w:lang w:eastAsia="en-US"/>
        </w:rPr>
        <w:t>ввести</w:t>
      </w:r>
      <w:r w:rsidRPr="008435E4">
        <w:rPr>
          <w:lang w:val="en-US" w:eastAsia="en-US"/>
        </w:rPr>
        <w:t xml:space="preserve"> «Hue Service Advanced Configuration Snippet (Safety Valve) for hue_safety_valve.ini»</w:t>
      </w:r>
      <w:r w:rsidR="00656EA3" w:rsidRPr="00656EA3">
        <w:rPr>
          <w:lang w:val="en-US" w:eastAsia="en-US"/>
        </w:rPr>
        <w:t>:</w:t>
      </w:r>
    </w:p>
    <w:p w14:paraId="0077F500" w14:textId="77777777" w:rsidR="00656EA3" w:rsidRPr="008435E4" w:rsidRDefault="006F214C" w:rsidP="006F214C">
      <w:pPr>
        <w:pStyle w:val="ad"/>
        <w:ind w:left="0" w:firstLine="0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F849BDC" wp14:editId="2D5C1F30">
            <wp:extent cx="5866256" cy="329565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1019" r="17298" b="6336"/>
                    <a:stretch/>
                  </pic:blipFill>
                  <pic:spPr bwMode="auto">
                    <a:xfrm>
                      <a:off x="0" y="0"/>
                      <a:ext cx="5868412" cy="32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6EA3" w:rsidDel="006F214C">
        <w:rPr>
          <w:sz w:val="40"/>
          <w:highlight w:val="magenta"/>
          <w:lang w:eastAsia="en-US"/>
        </w:rPr>
        <w:t xml:space="preserve"> </w:t>
      </w:r>
    </w:p>
    <w:p w14:paraId="14FEAC9C" w14:textId="77777777" w:rsidR="00B33E87" w:rsidRPr="008435E4" w:rsidRDefault="00B33E87" w:rsidP="00477B2D">
      <w:pPr>
        <w:pStyle w:val="ad"/>
        <w:keepNext/>
        <w:numPr>
          <w:ilvl w:val="0"/>
          <w:numId w:val="13"/>
        </w:numPr>
        <w:ind w:left="1072"/>
        <w:rPr>
          <w:lang w:eastAsia="en-US"/>
        </w:rPr>
      </w:pPr>
      <w:r>
        <w:rPr>
          <w:lang w:eastAsia="en-US"/>
        </w:rPr>
        <w:lastRenderedPageBreak/>
        <w:t>Добавить следующие строки в значение для найденного параметра:</w:t>
      </w:r>
    </w:p>
    <w:p w14:paraId="0930AB94" w14:textId="77777777" w:rsidR="00B33E87" w:rsidRPr="008435E4" w:rsidRDefault="00B33E87" w:rsidP="006F214C">
      <w:pPr>
        <w:pStyle w:val="ad"/>
        <w:keepNext/>
        <w:ind w:left="1072" w:firstLine="0"/>
        <w:rPr>
          <w:rFonts w:ascii="Courier New" w:hAnsi="Courier New" w:cs="Courier New"/>
          <w:sz w:val="18"/>
          <w:lang w:val="en-US" w:eastAsia="en-US"/>
        </w:rPr>
      </w:pPr>
      <w:r w:rsidRPr="008435E4">
        <w:rPr>
          <w:rFonts w:ascii="Courier New" w:hAnsi="Courier New" w:cs="Courier New"/>
          <w:sz w:val="18"/>
          <w:lang w:val="en-US" w:eastAsia="en-US"/>
        </w:rPr>
        <w:t xml:space="preserve"># Maximum of </w:t>
      </w:r>
      <w:proofErr w:type="spellStart"/>
      <w:r w:rsidRPr="008435E4">
        <w:rPr>
          <w:rFonts w:ascii="Courier New" w:hAnsi="Courier New" w:cs="Courier New"/>
          <w:sz w:val="18"/>
          <w:lang w:val="en-US" w:eastAsia="en-US"/>
        </w:rPr>
        <w:t>Oozie</w:t>
      </w:r>
      <w:proofErr w:type="spellEnd"/>
      <w:r w:rsidRPr="008435E4">
        <w:rPr>
          <w:rFonts w:ascii="Courier New" w:hAnsi="Courier New" w:cs="Courier New"/>
          <w:sz w:val="18"/>
          <w:lang w:val="en-US" w:eastAsia="en-US"/>
        </w:rPr>
        <w:t xml:space="preserve"> workflows or </w:t>
      </w:r>
      <w:proofErr w:type="spellStart"/>
      <w:r w:rsidRPr="008435E4">
        <w:rPr>
          <w:rFonts w:ascii="Courier New" w:hAnsi="Courier New" w:cs="Courier New"/>
          <w:sz w:val="18"/>
          <w:lang w:val="en-US" w:eastAsia="en-US"/>
        </w:rPr>
        <w:t>coodinators</w:t>
      </w:r>
      <w:proofErr w:type="spellEnd"/>
      <w:r w:rsidRPr="008435E4">
        <w:rPr>
          <w:rFonts w:ascii="Courier New" w:hAnsi="Courier New" w:cs="Courier New"/>
          <w:sz w:val="18"/>
          <w:lang w:val="en-US" w:eastAsia="en-US"/>
        </w:rPr>
        <w:t xml:space="preserve"> to retrieve in one API call.</w:t>
      </w:r>
    </w:p>
    <w:p w14:paraId="2B32EFA5" w14:textId="77777777" w:rsidR="00B33E87" w:rsidRPr="00C841C3" w:rsidRDefault="00B33E87" w:rsidP="006F214C">
      <w:pPr>
        <w:pStyle w:val="ad"/>
        <w:keepNext/>
        <w:ind w:left="1072" w:firstLine="0"/>
        <w:rPr>
          <w:rFonts w:ascii="Courier New" w:hAnsi="Courier New" w:cs="Courier New"/>
          <w:sz w:val="18"/>
          <w:lang w:val="en-US" w:eastAsia="en-US"/>
        </w:rPr>
      </w:pPr>
      <w:r w:rsidRPr="00C841C3">
        <w:rPr>
          <w:rFonts w:ascii="Courier New" w:hAnsi="Courier New" w:cs="Courier New"/>
          <w:sz w:val="18"/>
          <w:lang w:val="en-US" w:eastAsia="en-US"/>
        </w:rPr>
        <w:t>[</w:t>
      </w:r>
      <w:proofErr w:type="gramStart"/>
      <w:r w:rsidRPr="008435E4">
        <w:rPr>
          <w:rFonts w:ascii="Courier New" w:hAnsi="Courier New" w:cs="Courier New"/>
          <w:sz w:val="18"/>
          <w:lang w:val="en-US" w:eastAsia="en-US"/>
        </w:rPr>
        <w:t>oozie</w:t>
      </w:r>
      <w:proofErr w:type="gramEnd"/>
      <w:r w:rsidRPr="00C841C3">
        <w:rPr>
          <w:rFonts w:ascii="Courier New" w:hAnsi="Courier New" w:cs="Courier New"/>
          <w:sz w:val="18"/>
          <w:lang w:val="en-US" w:eastAsia="en-US"/>
        </w:rPr>
        <w:t>]</w:t>
      </w:r>
    </w:p>
    <w:p w14:paraId="5C2068D7" w14:textId="77777777" w:rsidR="00B33E87" w:rsidRPr="00C841C3" w:rsidRDefault="00B33E87" w:rsidP="00B33E87">
      <w:pPr>
        <w:pStyle w:val="ad"/>
        <w:ind w:left="1069" w:firstLine="0"/>
        <w:rPr>
          <w:rFonts w:ascii="Courier New" w:hAnsi="Courier New" w:cs="Courier New"/>
          <w:sz w:val="18"/>
          <w:lang w:val="en-US" w:eastAsia="en-US"/>
        </w:rPr>
      </w:pPr>
      <w:proofErr w:type="spellStart"/>
      <w:r w:rsidRPr="008435E4">
        <w:rPr>
          <w:rFonts w:ascii="Courier New" w:hAnsi="Courier New" w:cs="Courier New"/>
          <w:sz w:val="18"/>
          <w:lang w:val="en-US" w:eastAsia="en-US"/>
        </w:rPr>
        <w:t>oozie</w:t>
      </w:r>
      <w:r w:rsidRPr="00C841C3">
        <w:rPr>
          <w:rFonts w:ascii="Courier New" w:hAnsi="Courier New" w:cs="Courier New"/>
          <w:sz w:val="18"/>
          <w:lang w:val="en-US" w:eastAsia="en-US"/>
        </w:rPr>
        <w:t>_</w:t>
      </w:r>
      <w:r w:rsidRPr="008435E4">
        <w:rPr>
          <w:rFonts w:ascii="Courier New" w:hAnsi="Courier New" w:cs="Courier New"/>
          <w:sz w:val="18"/>
          <w:lang w:val="en-US" w:eastAsia="en-US"/>
        </w:rPr>
        <w:t>jobs</w:t>
      </w:r>
      <w:r w:rsidRPr="00C841C3">
        <w:rPr>
          <w:rFonts w:ascii="Courier New" w:hAnsi="Courier New" w:cs="Courier New"/>
          <w:sz w:val="18"/>
          <w:lang w:val="en-US" w:eastAsia="en-US"/>
        </w:rPr>
        <w:t>_</w:t>
      </w:r>
      <w:r w:rsidRPr="008435E4">
        <w:rPr>
          <w:rFonts w:ascii="Courier New" w:hAnsi="Courier New" w:cs="Courier New"/>
          <w:sz w:val="18"/>
          <w:lang w:val="en-US" w:eastAsia="en-US"/>
        </w:rPr>
        <w:t>count</w:t>
      </w:r>
      <w:proofErr w:type="spellEnd"/>
      <w:r w:rsidRPr="00C841C3">
        <w:rPr>
          <w:rFonts w:ascii="Courier New" w:hAnsi="Courier New" w:cs="Courier New"/>
          <w:sz w:val="18"/>
          <w:lang w:val="en-US" w:eastAsia="en-US"/>
        </w:rPr>
        <w:t>=10000</w:t>
      </w:r>
    </w:p>
    <w:p w14:paraId="6262E4C5" w14:textId="77777777" w:rsidR="00656EA3" w:rsidRPr="00716FFB" w:rsidRDefault="006F214C" w:rsidP="006F214C">
      <w:pPr>
        <w:pStyle w:val="ad"/>
        <w:ind w:left="0" w:firstLine="0"/>
        <w:rPr>
          <w:sz w:val="40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2254D3A" wp14:editId="2C108D47">
            <wp:extent cx="5905500" cy="335177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0548" r="16987" b="5645"/>
                    <a:stretch/>
                  </pic:blipFill>
                  <pic:spPr bwMode="auto">
                    <a:xfrm>
                      <a:off x="0" y="0"/>
                      <a:ext cx="5901715" cy="334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F47DD" w14:textId="77777777" w:rsidR="006C6D69" w:rsidRPr="001D2254" w:rsidRDefault="002E162E" w:rsidP="00B33E87">
      <w:r>
        <w:rPr>
          <w:lang w:val="en-US"/>
        </w:rPr>
        <w:t>Oozie</w:t>
      </w:r>
      <w:r w:rsidRPr="00716FFB">
        <w:t xml:space="preserve"> </w:t>
      </w:r>
      <w:r>
        <w:rPr>
          <w:lang w:val="en-US"/>
        </w:rPr>
        <w:t>Dashboard</w:t>
      </w:r>
      <w:r w:rsidRPr="00716FFB">
        <w:t xml:space="preserve"> </w:t>
      </w:r>
      <w:r>
        <w:t>отображает</w:t>
      </w:r>
      <w:r w:rsidRPr="00716FFB">
        <w:t xml:space="preserve"> </w:t>
      </w:r>
      <w:r>
        <w:t>выполнение</w:t>
      </w:r>
      <w:r w:rsidRPr="00716FFB">
        <w:t xml:space="preserve"> </w:t>
      </w:r>
      <w:r>
        <w:t>только</w:t>
      </w:r>
      <w:r w:rsidRPr="00716FFB">
        <w:t xml:space="preserve"> </w:t>
      </w:r>
      <w:r>
        <w:t>задач</w:t>
      </w:r>
      <w:r w:rsidR="00DD19E6" w:rsidRPr="00716FFB">
        <w:t xml:space="preserve"> </w:t>
      </w:r>
      <w:r w:rsidR="00DD19E6">
        <w:t>системы</w:t>
      </w:r>
      <w:r w:rsidR="00DD19E6" w:rsidRPr="00716FFB">
        <w:t xml:space="preserve">, </w:t>
      </w:r>
      <w:r w:rsidR="00DD19E6">
        <w:t>запущенных</w:t>
      </w:r>
      <w:r w:rsidR="00DD19E6" w:rsidRPr="00716FFB">
        <w:t xml:space="preserve"> </w:t>
      </w:r>
      <w:r w:rsidR="00DD19E6">
        <w:t>как</w:t>
      </w:r>
      <w:r w:rsidRPr="00716FFB">
        <w:t xml:space="preserve"> </w:t>
      </w:r>
      <w:r>
        <w:rPr>
          <w:lang w:val="en-US"/>
        </w:rPr>
        <w:t>workflow</w:t>
      </w:r>
      <w:r w:rsidR="00DD19E6" w:rsidRPr="00716FFB">
        <w:t xml:space="preserve"> </w:t>
      </w:r>
      <w:r w:rsidR="00DD19E6">
        <w:t>или</w:t>
      </w:r>
      <w:r w:rsidR="00DD19E6" w:rsidRPr="00716FFB">
        <w:t xml:space="preserve"> </w:t>
      </w:r>
      <w:r w:rsidR="00DD19E6">
        <w:rPr>
          <w:lang w:val="en-US"/>
        </w:rPr>
        <w:t>coordinator</w:t>
      </w:r>
      <w:r w:rsidRPr="00716FFB">
        <w:t xml:space="preserve">. </w:t>
      </w:r>
      <w:r>
        <w:t xml:space="preserve">Все внутренние </w:t>
      </w:r>
      <w:r>
        <w:rPr>
          <w:lang w:val="en-US"/>
        </w:rPr>
        <w:t>Map</w:t>
      </w:r>
      <w:r w:rsidRPr="002E162E">
        <w:t>-</w:t>
      </w:r>
      <w:r>
        <w:rPr>
          <w:lang w:val="en-US"/>
        </w:rPr>
        <w:t>Reduce</w:t>
      </w:r>
      <w:r w:rsidRPr="002E162E">
        <w:t xml:space="preserve"> </w:t>
      </w:r>
      <w:r>
        <w:t xml:space="preserve">задания, которые запускаются из </w:t>
      </w:r>
      <w:r>
        <w:rPr>
          <w:lang w:val="en-US"/>
        </w:rPr>
        <w:t>workflow</w:t>
      </w:r>
      <w:r w:rsidR="001A3D81">
        <w:t>,</w:t>
      </w:r>
      <w:r>
        <w:t xml:space="preserve"> здесь не видны. Для просмотра этих заданий можно воспользоваться </w:t>
      </w:r>
      <w:r>
        <w:rPr>
          <w:lang w:val="en-US"/>
        </w:rPr>
        <w:t>HUE</w:t>
      </w:r>
      <w:r w:rsidRPr="001D2254">
        <w:t xml:space="preserve"> </w:t>
      </w:r>
      <w:r>
        <w:rPr>
          <w:lang w:val="en-US"/>
        </w:rPr>
        <w:t>Job</w:t>
      </w:r>
      <w:r w:rsidRPr="001D2254">
        <w:t xml:space="preserve"> </w:t>
      </w:r>
      <w:r>
        <w:rPr>
          <w:lang w:val="en-US"/>
        </w:rPr>
        <w:t>Browser</w:t>
      </w:r>
      <w:r w:rsidRPr="001D2254">
        <w:t xml:space="preserve">: </w:t>
      </w:r>
    </w:p>
    <w:p w14:paraId="24A4AB26" w14:textId="77777777" w:rsidR="002E162E" w:rsidRPr="001D2254" w:rsidRDefault="002E162E" w:rsidP="00B33E87">
      <w:r>
        <w:rPr>
          <w:noProof/>
          <w:lang w:val="en-US" w:eastAsia="en-US"/>
        </w:rPr>
        <w:drawing>
          <wp:inline distT="0" distB="0" distL="0" distR="0" wp14:anchorId="1208A327" wp14:editId="7067D825">
            <wp:extent cx="5325465" cy="17795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55" cy="178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9DAE" w14:textId="77777777" w:rsidR="006C6D69" w:rsidRPr="002E162E" w:rsidRDefault="006C6D69" w:rsidP="00C42CF5">
      <w:pPr>
        <w:ind w:firstLine="0"/>
      </w:pPr>
    </w:p>
    <w:p w14:paraId="1C1C03FD" w14:textId="77777777" w:rsidR="002B3428" w:rsidRDefault="002B3428" w:rsidP="00A506D0">
      <w:pPr>
        <w:pStyle w:val="1"/>
        <w:numPr>
          <w:ilvl w:val="0"/>
          <w:numId w:val="1"/>
        </w:numPr>
        <w:tabs>
          <w:tab w:val="clear" w:pos="3410"/>
        </w:tabs>
        <w:ind w:left="426"/>
      </w:pPr>
      <w:bookmarkStart w:id="1466" w:name="_Логирование"/>
      <w:bookmarkStart w:id="1467" w:name="_Toc522275133"/>
      <w:bookmarkEnd w:id="1466"/>
      <w:proofErr w:type="spellStart"/>
      <w:r w:rsidRPr="002B3428">
        <w:lastRenderedPageBreak/>
        <w:t>Логирование</w:t>
      </w:r>
      <w:bookmarkEnd w:id="1467"/>
      <w:proofErr w:type="spellEnd"/>
    </w:p>
    <w:p w14:paraId="7D83741A" w14:textId="6BCEA7AC" w:rsidR="00995C0C" w:rsidRPr="00995C0C" w:rsidRDefault="00995C0C" w:rsidP="00C42CF5">
      <w:pPr>
        <w:rPr>
          <w:b/>
          <w:lang w:eastAsia="en-US"/>
        </w:rPr>
      </w:pPr>
      <w:r>
        <w:rPr>
          <w:lang w:eastAsia="en-US"/>
        </w:rPr>
        <w:t xml:space="preserve">Система выполняет </w:t>
      </w:r>
      <w:proofErr w:type="spellStart"/>
      <w:r>
        <w:rPr>
          <w:lang w:eastAsia="en-US"/>
        </w:rPr>
        <w:t>логирование</w:t>
      </w:r>
      <w:proofErr w:type="spellEnd"/>
      <w:r>
        <w:rPr>
          <w:lang w:eastAsia="en-US"/>
        </w:rPr>
        <w:t xml:space="preserve"> в журнал выполнения </w:t>
      </w:r>
      <w:r>
        <w:rPr>
          <w:lang w:val="en-US" w:eastAsia="en-US"/>
        </w:rPr>
        <w:t>Oozie</w:t>
      </w:r>
      <w:r w:rsidRPr="00995C0C">
        <w:rPr>
          <w:lang w:eastAsia="en-US"/>
        </w:rPr>
        <w:t xml:space="preserve"> </w:t>
      </w:r>
      <w:r>
        <w:rPr>
          <w:lang w:val="en-US" w:eastAsia="en-US"/>
        </w:rPr>
        <w:t>workflow</w:t>
      </w:r>
      <w:r>
        <w:rPr>
          <w:lang w:eastAsia="en-US"/>
        </w:rPr>
        <w:t xml:space="preserve"> (полный журнал работы, включая отладочную информацию и ошибки)</w:t>
      </w:r>
      <w:r w:rsidRPr="00995C0C">
        <w:rPr>
          <w:lang w:eastAsia="en-US"/>
        </w:rPr>
        <w:t xml:space="preserve"> и</w:t>
      </w:r>
      <w:r>
        <w:rPr>
          <w:lang w:eastAsia="en-US"/>
        </w:rPr>
        <w:t xml:space="preserve"> в БД Метаданных (основные шаги работы </w:t>
      </w:r>
      <w:r>
        <w:rPr>
          <w:lang w:val="en-US" w:eastAsia="en-US"/>
        </w:rPr>
        <w:t>workflow</w:t>
      </w:r>
      <w:r>
        <w:rPr>
          <w:lang w:eastAsia="en-US"/>
        </w:rPr>
        <w:t xml:space="preserve">), для чего используется таблица </w:t>
      </w:r>
      <w:r>
        <w:rPr>
          <w:lang w:val="en-US" w:eastAsia="en-US"/>
        </w:rPr>
        <w:t>META</w:t>
      </w:r>
      <w:r w:rsidRPr="00995C0C">
        <w:rPr>
          <w:lang w:eastAsia="en-US"/>
        </w:rPr>
        <w:t>.</w:t>
      </w:r>
      <w:r>
        <w:rPr>
          <w:lang w:val="en-US" w:eastAsia="en-US"/>
        </w:rPr>
        <w:t>RUN</w:t>
      </w:r>
      <w:r w:rsidRPr="00995C0C">
        <w:rPr>
          <w:lang w:eastAsia="en-US"/>
        </w:rPr>
        <w:t>_</w:t>
      </w:r>
      <w:r>
        <w:rPr>
          <w:lang w:val="en-US" w:eastAsia="en-US"/>
        </w:rPr>
        <w:t>LOG</w:t>
      </w:r>
      <w:r>
        <w:rPr>
          <w:lang w:eastAsia="en-US"/>
        </w:rPr>
        <w:t>.</w:t>
      </w:r>
      <w:r w:rsidRPr="00995C0C">
        <w:rPr>
          <w:lang w:eastAsia="en-US"/>
        </w:rPr>
        <w:t xml:space="preserve"> </w:t>
      </w:r>
      <w:r>
        <w:rPr>
          <w:lang w:val="en-US" w:eastAsia="en-US"/>
        </w:rPr>
        <w:t>SQL</w:t>
      </w:r>
      <w:r w:rsidRPr="00995C0C">
        <w:rPr>
          <w:lang w:eastAsia="en-US"/>
        </w:rPr>
        <w:t>-</w:t>
      </w:r>
      <w:r>
        <w:rPr>
          <w:lang w:eastAsia="en-US"/>
        </w:rPr>
        <w:t xml:space="preserve">скрипты, которые формируются и выполняются в процессе загрузок отдельно сохраняются в каталог </w:t>
      </w:r>
      <w:r w:rsidRPr="00995C0C">
        <w:rPr>
          <w:lang w:eastAsia="en-US"/>
        </w:rPr>
        <w:t>&lt;</w:t>
      </w:r>
      <w:proofErr w:type="spellStart"/>
      <w:r>
        <w:rPr>
          <w:lang w:val="en-US" w:eastAsia="en-US"/>
        </w:rPr>
        <w:t>hdfs</w:t>
      </w:r>
      <w:proofErr w:type="spellEnd"/>
      <w:r w:rsidRPr="00995C0C">
        <w:rPr>
          <w:lang w:eastAsia="en-US"/>
        </w:rPr>
        <w:t>_</w:t>
      </w:r>
      <w:r>
        <w:rPr>
          <w:lang w:val="en-US" w:eastAsia="en-US"/>
        </w:rPr>
        <w:t>home</w:t>
      </w:r>
      <w:r w:rsidRPr="00995C0C">
        <w:rPr>
          <w:lang w:eastAsia="en-US"/>
        </w:rPr>
        <w:t>&gt;/</w:t>
      </w:r>
      <w:r>
        <w:rPr>
          <w:lang w:val="en-US" w:eastAsia="en-US"/>
        </w:rPr>
        <w:t>script</w:t>
      </w:r>
      <w:r w:rsidRPr="00995C0C">
        <w:rPr>
          <w:lang w:eastAsia="en-US"/>
        </w:rPr>
        <w:t>/</w:t>
      </w:r>
      <w:r>
        <w:rPr>
          <w:lang w:eastAsia="en-US"/>
        </w:rPr>
        <w:t xml:space="preserve"> (скрипты </w:t>
      </w:r>
      <w:r w:rsidR="00C556A2">
        <w:rPr>
          <w:lang w:eastAsia="en-US"/>
        </w:rPr>
        <w:t>накапливаются за всю историю работы, однотипные скрипты разделены суффиксом «</w:t>
      </w:r>
      <w:proofErr w:type="spellStart"/>
      <w:r w:rsidR="00C556A2">
        <w:rPr>
          <w:lang w:eastAsia="en-US"/>
        </w:rPr>
        <w:t>гггг.ММ.дд</w:t>
      </w:r>
      <w:proofErr w:type="spellEnd"/>
      <w:r w:rsidR="00C556A2">
        <w:rPr>
          <w:lang w:eastAsia="en-US"/>
        </w:rPr>
        <w:t xml:space="preserve"> </w:t>
      </w:r>
      <w:proofErr w:type="spellStart"/>
      <w:r w:rsidR="00C556A2">
        <w:rPr>
          <w:lang w:eastAsia="en-US"/>
        </w:rPr>
        <w:t>чч.мм.сс</w:t>
      </w:r>
      <w:proofErr w:type="spellEnd"/>
      <w:r w:rsidR="00C556A2">
        <w:rPr>
          <w:lang w:eastAsia="en-US"/>
        </w:rPr>
        <w:t xml:space="preserve">», </w:t>
      </w:r>
      <w:r w:rsidR="00875B7E">
        <w:rPr>
          <w:lang w:eastAsia="en-US"/>
        </w:rPr>
        <w:t>соответствующему</w:t>
      </w:r>
      <w:r w:rsidR="00C556A2">
        <w:rPr>
          <w:lang w:eastAsia="en-US"/>
        </w:rPr>
        <w:t xml:space="preserve"> врем</w:t>
      </w:r>
      <w:r w:rsidR="00875B7E">
        <w:rPr>
          <w:lang w:eastAsia="en-US"/>
        </w:rPr>
        <w:t>ени</w:t>
      </w:r>
      <w:r w:rsidR="00C556A2">
        <w:rPr>
          <w:lang w:eastAsia="en-US"/>
        </w:rPr>
        <w:t xml:space="preserve"> создания файла</w:t>
      </w:r>
      <w:r>
        <w:rPr>
          <w:lang w:eastAsia="en-US"/>
        </w:rPr>
        <w:t>)</w:t>
      </w:r>
      <w:r w:rsidRPr="00995C0C">
        <w:rPr>
          <w:lang w:eastAsia="en-US"/>
        </w:rPr>
        <w:t>.</w:t>
      </w:r>
    </w:p>
    <w:p w14:paraId="79D1CA56" w14:textId="77777777" w:rsidR="00C42CF5" w:rsidRPr="00AC40AD" w:rsidRDefault="00C42CF5" w:rsidP="00C42CF5">
      <w:pPr>
        <w:rPr>
          <w:lang w:eastAsia="en-US"/>
        </w:rPr>
      </w:pPr>
      <w:r>
        <w:rPr>
          <w:lang w:eastAsia="en-US"/>
        </w:rPr>
        <w:t xml:space="preserve">Журнал (лог) работы </w:t>
      </w:r>
      <w:r>
        <w:rPr>
          <w:lang w:val="en-US" w:eastAsia="en-US"/>
        </w:rPr>
        <w:t>Oozie</w:t>
      </w:r>
      <w:r w:rsidRPr="00C42CF5">
        <w:rPr>
          <w:lang w:eastAsia="en-US"/>
        </w:rPr>
        <w:t xml:space="preserve"> </w:t>
      </w:r>
      <w:r>
        <w:rPr>
          <w:lang w:val="en-US" w:eastAsia="en-US"/>
        </w:rPr>
        <w:t>workflow</w:t>
      </w:r>
      <w:r w:rsidRPr="00AC40AD">
        <w:rPr>
          <w:lang w:eastAsia="en-US"/>
        </w:rPr>
        <w:t xml:space="preserve"> </w:t>
      </w:r>
      <w:r>
        <w:rPr>
          <w:lang w:eastAsia="en-US"/>
        </w:rPr>
        <w:t>можно посмотреть</w:t>
      </w:r>
      <w:r w:rsidR="001A3D81">
        <w:rPr>
          <w:lang w:eastAsia="en-US"/>
        </w:rPr>
        <w:t>,</w:t>
      </w:r>
      <w:r>
        <w:rPr>
          <w:lang w:eastAsia="en-US"/>
        </w:rPr>
        <w:t xml:space="preserve"> перейдя на форму запущенного </w:t>
      </w:r>
      <w:r>
        <w:rPr>
          <w:lang w:val="en-US" w:eastAsia="en-US"/>
        </w:rPr>
        <w:t>workflow</w:t>
      </w:r>
      <w:r>
        <w:rPr>
          <w:lang w:eastAsia="en-US"/>
        </w:rPr>
        <w:t xml:space="preserve"> и нажав ссылку «</w:t>
      </w:r>
      <w:r>
        <w:rPr>
          <w:lang w:val="en-US" w:eastAsia="en-US"/>
        </w:rPr>
        <w:t>View</w:t>
      </w:r>
      <w:r w:rsidRPr="00C42CF5">
        <w:rPr>
          <w:lang w:eastAsia="en-US"/>
        </w:rPr>
        <w:t xml:space="preserve"> </w:t>
      </w:r>
      <w:r>
        <w:rPr>
          <w:lang w:val="en-US" w:eastAsia="en-US"/>
        </w:rPr>
        <w:t>the</w:t>
      </w:r>
      <w:r w:rsidRPr="00C42CF5">
        <w:rPr>
          <w:lang w:eastAsia="en-US"/>
        </w:rPr>
        <w:t xml:space="preserve"> </w:t>
      </w:r>
      <w:r>
        <w:rPr>
          <w:lang w:val="en-US" w:eastAsia="en-US"/>
        </w:rPr>
        <w:t>logs</w:t>
      </w:r>
      <w:r>
        <w:rPr>
          <w:lang w:eastAsia="en-US"/>
        </w:rPr>
        <w:t>»</w:t>
      </w:r>
      <w:r w:rsidRPr="00C42CF5">
        <w:rPr>
          <w:lang w:eastAsia="en-US"/>
        </w:rPr>
        <w:t xml:space="preserve"> (</w:t>
      </w:r>
      <w:r>
        <w:rPr>
          <w:lang w:eastAsia="en-US"/>
        </w:rPr>
        <w:t>внутри</w:t>
      </w:r>
      <w:r w:rsidRPr="00C42CF5">
        <w:rPr>
          <w:lang w:eastAsia="en-US"/>
        </w:rPr>
        <w:t xml:space="preserve"> </w:t>
      </w:r>
      <w:r>
        <w:rPr>
          <w:lang w:eastAsia="en-US"/>
        </w:rPr>
        <w:t>блока</w:t>
      </w:r>
      <w:r w:rsidRPr="00C42CF5">
        <w:rPr>
          <w:lang w:eastAsia="en-US"/>
        </w:rPr>
        <w:t xml:space="preserve"> </w:t>
      </w:r>
      <w:r>
        <w:rPr>
          <w:lang w:val="en-US" w:eastAsia="en-US"/>
        </w:rPr>
        <w:t>action</w:t>
      </w:r>
      <w:r w:rsidRPr="00C42CF5">
        <w:rPr>
          <w:lang w:eastAsia="en-US"/>
        </w:rPr>
        <w:t>)</w:t>
      </w:r>
      <w:r>
        <w:rPr>
          <w:lang w:eastAsia="en-US"/>
        </w:rPr>
        <w:t xml:space="preserve">: </w:t>
      </w:r>
    </w:p>
    <w:p w14:paraId="004C45C0" w14:textId="77777777" w:rsidR="00C42CF5" w:rsidRDefault="00C42CF5" w:rsidP="00C42CF5">
      <w:pPr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ADC007F" wp14:editId="450BE81F">
            <wp:extent cx="4513478" cy="2721225"/>
            <wp:effectExtent l="0" t="0" r="190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55" cy="274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77A6" w14:textId="77777777" w:rsidR="00C42CF5" w:rsidRPr="004517D7" w:rsidRDefault="00C42CF5" w:rsidP="00C42CF5">
      <w:pPr>
        <w:rPr>
          <w:lang w:eastAsia="en-US"/>
        </w:rPr>
      </w:pPr>
      <w:r>
        <w:rPr>
          <w:lang w:eastAsia="en-US"/>
        </w:rPr>
        <w:t>Стандартный выходной поток сообщений журнала отображается на вкладке «</w:t>
      </w:r>
      <w:proofErr w:type="spellStart"/>
      <w:r>
        <w:rPr>
          <w:lang w:val="en-US" w:eastAsia="en-US"/>
        </w:rPr>
        <w:t>stdout</w:t>
      </w:r>
      <w:proofErr w:type="spellEnd"/>
      <w:r>
        <w:rPr>
          <w:lang w:eastAsia="en-US"/>
        </w:rPr>
        <w:t>»</w:t>
      </w:r>
      <w:r w:rsidRPr="004517D7">
        <w:rPr>
          <w:lang w:eastAsia="en-US"/>
        </w:rPr>
        <w:t>.</w:t>
      </w:r>
    </w:p>
    <w:p w14:paraId="2426C4D2" w14:textId="77777777" w:rsidR="00C42CF5" w:rsidRDefault="00C42CF5" w:rsidP="00C42CF5">
      <w:pPr>
        <w:jc w:val="center"/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4D4BAE2" wp14:editId="20127733">
            <wp:extent cx="4696359" cy="337792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92" cy="33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5FE7" w14:textId="01ADBA37" w:rsidR="00C42CF5" w:rsidRDefault="00C42CF5" w:rsidP="00C42CF5">
      <w:pPr>
        <w:rPr>
          <w:lang w:val="en-US" w:eastAsia="en-US"/>
        </w:rPr>
      </w:pPr>
      <w:r>
        <w:rPr>
          <w:lang w:eastAsia="en-US"/>
        </w:rPr>
        <w:t xml:space="preserve">Отображаемый журнал выводится из журналов </w:t>
      </w:r>
      <w:r>
        <w:rPr>
          <w:lang w:val="en-US" w:eastAsia="en-US"/>
        </w:rPr>
        <w:t>YARN</w:t>
      </w:r>
      <w:r>
        <w:rPr>
          <w:lang w:eastAsia="en-US"/>
        </w:rPr>
        <w:t xml:space="preserve"> </w:t>
      </w:r>
      <w:r>
        <w:rPr>
          <w:lang w:val="en-US" w:eastAsia="en-US"/>
        </w:rPr>
        <w:t>Application</w:t>
      </w:r>
      <w:r w:rsidR="000B06FA">
        <w:rPr>
          <w:lang w:val="en-US" w:eastAsia="en-US"/>
        </w:rPr>
        <w:t>s</w:t>
      </w:r>
      <w:r w:rsidRPr="00C42CF5">
        <w:rPr>
          <w:lang w:eastAsia="en-US"/>
        </w:rPr>
        <w:t>,</w:t>
      </w:r>
      <w:r>
        <w:rPr>
          <w:lang w:eastAsia="en-US"/>
        </w:rPr>
        <w:t xml:space="preserve"> которые запускает </w:t>
      </w:r>
      <w:r>
        <w:rPr>
          <w:lang w:val="en-US" w:eastAsia="en-US"/>
        </w:rPr>
        <w:t>Oozie</w:t>
      </w:r>
      <w:r w:rsidRPr="00C42CF5">
        <w:rPr>
          <w:lang w:eastAsia="en-US"/>
        </w:rPr>
        <w:t xml:space="preserve">. </w:t>
      </w:r>
      <w:r>
        <w:rPr>
          <w:lang w:eastAsia="en-US"/>
        </w:rPr>
        <w:t xml:space="preserve">Как альтернатива, аналогичный журнал можно наблюдать в </w:t>
      </w:r>
      <w:r w:rsidR="007774D2">
        <w:rPr>
          <w:lang w:val="en-US" w:eastAsia="en-US"/>
        </w:rPr>
        <w:t>Web</w:t>
      </w:r>
      <w:r w:rsidR="007774D2" w:rsidRPr="007774D2">
        <w:rPr>
          <w:lang w:eastAsia="en-US"/>
        </w:rPr>
        <w:t xml:space="preserve"> </w:t>
      </w:r>
      <w:r w:rsidR="007774D2">
        <w:rPr>
          <w:lang w:val="en-US" w:eastAsia="en-US"/>
        </w:rPr>
        <w:t>GUI</w:t>
      </w:r>
      <w:r w:rsidR="007774D2" w:rsidRPr="007774D2">
        <w:rPr>
          <w:lang w:eastAsia="en-US"/>
        </w:rPr>
        <w:t xml:space="preserve"> </w:t>
      </w:r>
      <w:r w:rsidR="007774D2">
        <w:rPr>
          <w:lang w:val="en-US" w:eastAsia="en-US"/>
        </w:rPr>
        <w:t>Hadoop</w:t>
      </w:r>
      <w:r w:rsidR="007774D2" w:rsidRPr="007774D2">
        <w:rPr>
          <w:lang w:eastAsia="en-US"/>
        </w:rPr>
        <w:t xml:space="preserve"> </w:t>
      </w:r>
      <w:proofErr w:type="spellStart"/>
      <w:r w:rsidR="007774D2">
        <w:rPr>
          <w:lang w:val="en-US" w:eastAsia="en-US"/>
        </w:rPr>
        <w:t>JobTracker</w:t>
      </w:r>
      <w:proofErr w:type="spellEnd"/>
      <w:r w:rsidR="00B91DB6">
        <w:rPr>
          <w:lang w:eastAsia="en-US"/>
        </w:rPr>
        <w:t xml:space="preserve"> </w:t>
      </w:r>
      <w:r w:rsidR="007774D2" w:rsidRPr="007774D2">
        <w:rPr>
          <w:lang w:eastAsia="en-US"/>
        </w:rPr>
        <w:t>(</w:t>
      </w:r>
      <w:r w:rsidR="007774D2">
        <w:rPr>
          <w:lang w:val="en-US" w:eastAsia="en-US"/>
        </w:rPr>
        <w:t>URL</w:t>
      </w:r>
      <w:r w:rsidR="007774D2">
        <w:rPr>
          <w:lang w:eastAsia="en-US"/>
        </w:rPr>
        <w:t xml:space="preserve"> по умолчанию </w:t>
      </w:r>
      <w:hyperlink r:id="rId31" w:history="1">
        <w:r w:rsidR="007774D2" w:rsidRPr="00A87901">
          <w:rPr>
            <w:rStyle w:val="af4"/>
            <w:lang w:eastAsia="en-US"/>
          </w:rPr>
          <w:t>http://</w:t>
        </w:r>
        <w:r w:rsidR="007774D2" w:rsidRPr="00A87901">
          <w:rPr>
            <w:rStyle w:val="af4"/>
            <w:lang w:val="en-US" w:eastAsia="en-US"/>
          </w:rPr>
          <w:t>yarn</w:t>
        </w:r>
        <w:r w:rsidR="007774D2" w:rsidRPr="00A87901">
          <w:rPr>
            <w:rStyle w:val="af4"/>
            <w:lang w:eastAsia="en-US"/>
          </w:rPr>
          <w:t>-</w:t>
        </w:r>
        <w:r w:rsidR="007774D2" w:rsidRPr="00A87901">
          <w:rPr>
            <w:rStyle w:val="af4"/>
            <w:lang w:val="en-US" w:eastAsia="en-US"/>
          </w:rPr>
          <w:t>host</w:t>
        </w:r>
        <w:r w:rsidR="007774D2" w:rsidRPr="00A87901">
          <w:rPr>
            <w:rStyle w:val="af4"/>
            <w:lang w:eastAsia="en-US"/>
          </w:rPr>
          <w:t>:8088/</w:t>
        </w:r>
        <w:proofErr w:type="spellStart"/>
        <w:r w:rsidR="007774D2" w:rsidRPr="00A87901">
          <w:rPr>
            <w:rStyle w:val="af4"/>
            <w:lang w:eastAsia="en-US"/>
          </w:rPr>
          <w:t>cluster</w:t>
        </w:r>
        <w:proofErr w:type="spellEnd"/>
      </w:hyperlink>
      <w:r w:rsidR="007774D2" w:rsidRPr="007774D2">
        <w:rPr>
          <w:lang w:eastAsia="en-US"/>
        </w:rPr>
        <w:t>)</w:t>
      </w:r>
      <w:r w:rsidR="007774D2">
        <w:rPr>
          <w:lang w:val="en-US" w:eastAsia="en-US"/>
        </w:rPr>
        <w:t>.</w:t>
      </w:r>
    </w:p>
    <w:p w14:paraId="45C117A4" w14:textId="77777777" w:rsidR="007774D2" w:rsidRPr="007774D2" w:rsidRDefault="007774D2" w:rsidP="00C42CF5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F73A62E" wp14:editId="12BB3DEE">
            <wp:extent cx="5120640" cy="2125115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378" cy="21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D469" w14:textId="77777777" w:rsidR="00C42CF5" w:rsidRDefault="00C42CF5" w:rsidP="00C42CF5">
      <w:pPr>
        <w:rPr>
          <w:lang w:eastAsia="en-US"/>
        </w:rPr>
      </w:pPr>
    </w:p>
    <w:p w14:paraId="19941665" w14:textId="5768C76D" w:rsidR="00C42CF5" w:rsidRPr="006C6D69" w:rsidRDefault="00C42CF5" w:rsidP="00C42CF5">
      <w:pPr>
        <w:rPr>
          <w:lang w:eastAsia="en-US"/>
        </w:rPr>
      </w:pPr>
      <w:r>
        <w:rPr>
          <w:lang w:eastAsia="en-US"/>
        </w:rPr>
        <w:t xml:space="preserve">Помимо системных журналов </w:t>
      </w:r>
      <w:r w:rsidRPr="006C6D69">
        <w:t>HUE</w:t>
      </w:r>
      <w:r>
        <w:t xml:space="preserve"> и </w:t>
      </w:r>
      <w:r w:rsidRPr="006C6D69">
        <w:t>Hadoop</w:t>
      </w:r>
      <w:r>
        <w:rPr>
          <w:lang w:eastAsia="en-US"/>
        </w:rPr>
        <w:t>, так же существует журнал приложения (</w:t>
      </w:r>
      <w:r w:rsidR="00C8293E">
        <w:rPr>
          <w:lang w:eastAsia="en-US"/>
        </w:rPr>
        <w:t>по умолчанию, время хранения информации – 3 года</w:t>
      </w:r>
      <w:r>
        <w:rPr>
          <w:lang w:eastAsia="en-US"/>
        </w:rPr>
        <w:t xml:space="preserve">). Журнал хранится в БД Метаданных, в таблице </w:t>
      </w:r>
      <w:r w:rsidR="00995C0C">
        <w:rPr>
          <w:lang w:val="en-US" w:eastAsia="en-US"/>
        </w:rPr>
        <w:t>META</w:t>
      </w:r>
      <w:r w:rsidR="00995C0C" w:rsidRPr="00995C0C">
        <w:rPr>
          <w:lang w:eastAsia="en-US"/>
        </w:rPr>
        <w:t>.</w:t>
      </w:r>
      <w:r>
        <w:rPr>
          <w:lang w:val="en-US" w:eastAsia="en-US"/>
        </w:rPr>
        <w:t>RUN</w:t>
      </w:r>
      <w:r w:rsidRPr="006C6D69">
        <w:rPr>
          <w:lang w:eastAsia="en-US"/>
        </w:rPr>
        <w:t>_</w:t>
      </w:r>
      <w:r>
        <w:rPr>
          <w:lang w:val="en-US" w:eastAsia="en-US"/>
        </w:rPr>
        <w:t>LOG</w:t>
      </w:r>
      <w:r>
        <w:rPr>
          <w:lang w:eastAsia="en-US"/>
        </w:rPr>
        <w:t xml:space="preserve">, каждая запись привязана к </w:t>
      </w:r>
      <w:r>
        <w:rPr>
          <w:lang w:val="en-US" w:eastAsia="en-US"/>
        </w:rPr>
        <w:t>Oozie</w:t>
      </w:r>
      <w:r w:rsidRPr="006C6D69">
        <w:rPr>
          <w:lang w:eastAsia="en-US"/>
        </w:rPr>
        <w:t xml:space="preserve"> </w:t>
      </w:r>
      <w:r>
        <w:rPr>
          <w:lang w:val="en-US" w:eastAsia="en-US"/>
        </w:rPr>
        <w:t>Job</w:t>
      </w:r>
      <w:r w:rsidRPr="006C6D69">
        <w:rPr>
          <w:lang w:eastAsia="en-US"/>
        </w:rPr>
        <w:t xml:space="preserve"> </w:t>
      </w:r>
      <w:r>
        <w:rPr>
          <w:lang w:val="en-US" w:eastAsia="en-US"/>
        </w:rPr>
        <w:t>ID</w:t>
      </w:r>
      <w:r>
        <w:rPr>
          <w:lang w:eastAsia="en-US"/>
        </w:rPr>
        <w:t xml:space="preserve"> (значение отображается в </w:t>
      </w:r>
      <w:r>
        <w:rPr>
          <w:lang w:val="en-US" w:eastAsia="en-US"/>
        </w:rPr>
        <w:t>Oozie</w:t>
      </w:r>
      <w:r w:rsidRPr="006C6D69">
        <w:rPr>
          <w:lang w:eastAsia="en-US"/>
        </w:rPr>
        <w:t xml:space="preserve"> </w:t>
      </w:r>
      <w:r>
        <w:rPr>
          <w:lang w:val="en-US" w:eastAsia="en-US"/>
        </w:rPr>
        <w:t>Dashboard</w:t>
      </w:r>
      <w:r w:rsidRPr="006C6D69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proofErr w:type="gramStart"/>
      <w:r>
        <w:rPr>
          <w:lang w:eastAsia="en-US"/>
        </w:rPr>
        <w:t>на форме</w:t>
      </w:r>
      <w:proofErr w:type="gramEnd"/>
      <w:r>
        <w:rPr>
          <w:lang w:eastAsia="en-US"/>
        </w:rPr>
        <w:t xml:space="preserve"> запущенной </w:t>
      </w:r>
      <w:r>
        <w:rPr>
          <w:lang w:val="en-US" w:eastAsia="en-US"/>
        </w:rPr>
        <w:t>workflow</w:t>
      </w:r>
      <w:r>
        <w:rPr>
          <w:lang w:eastAsia="en-US"/>
        </w:rPr>
        <w:t>)</w:t>
      </w:r>
      <w:r w:rsidRPr="006C6D69">
        <w:rPr>
          <w:lang w:eastAsia="en-US"/>
        </w:rPr>
        <w:t>.</w:t>
      </w:r>
    </w:p>
    <w:p w14:paraId="620D2201" w14:textId="6E619312" w:rsidR="00995C0C" w:rsidRDefault="00995C0C" w:rsidP="00995C0C">
      <w:pPr>
        <w:rPr>
          <w:lang w:eastAsia="en-US"/>
        </w:rPr>
      </w:pPr>
      <w:r>
        <w:rPr>
          <w:lang w:eastAsia="en-US"/>
        </w:rPr>
        <w:t xml:space="preserve">Файлы скриптов в каталоге </w:t>
      </w:r>
      <w:r w:rsidRPr="00995C0C">
        <w:rPr>
          <w:lang w:eastAsia="en-US"/>
        </w:rPr>
        <w:t>&lt;</w:t>
      </w:r>
      <w:proofErr w:type="spellStart"/>
      <w:r>
        <w:rPr>
          <w:lang w:val="en-US" w:eastAsia="en-US"/>
        </w:rPr>
        <w:t>hdfs</w:t>
      </w:r>
      <w:proofErr w:type="spellEnd"/>
      <w:r w:rsidRPr="00995C0C">
        <w:rPr>
          <w:lang w:eastAsia="en-US"/>
        </w:rPr>
        <w:t>_</w:t>
      </w:r>
      <w:r>
        <w:rPr>
          <w:lang w:val="en-US" w:eastAsia="en-US"/>
        </w:rPr>
        <w:t>home</w:t>
      </w:r>
      <w:r w:rsidRPr="00995C0C">
        <w:rPr>
          <w:lang w:eastAsia="en-US"/>
        </w:rPr>
        <w:t>&gt;/</w:t>
      </w:r>
      <w:r>
        <w:rPr>
          <w:lang w:val="en-US" w:eastAsia="en-US"/>
        </w:rPr>
        <w:t>script</w:t>
      </w:r>
      <w:r w:rsidRPr="00995C0C">
        <w:rPr>
          <w:lang w:eastAsia="en-US"/>
        </w:rPr>
        <w:t xml:space="preserve">/ </w:t>
      </w:r>
      <w:r>
        <w:rPr>
          <w:lang w:eastAsia="en-US"/>
        </w:rPr>
        <w:t>имеют следующие наименования:</w:t>
      </w:r>
    </w:p>
    <w:p w14:paraId="121A6DEE" w14:textId="5248D530" w:rsidR="006630AE" w:rsidRPr="005A1EA6" w:rsidRDefault="006630AE" w:rsidP="00886F58">
      <w:pPr>
        <w:pStyle w:val="ad"/>
        <w:ind w:left="1429" w:firstLine="0"/>
        <w:rPr>
          <w:lang w:eastAsia="en-US"/>
        </w:rPr>
      </w:pPr>
      <w:bookmarkStart w:id="1468" w:name="_Включение_репликации_MySQL_1"/>
      <w:bookmarkStart w:id="1469" w:name="_Настройка_репликации_данных"/>
      <w:bookmarkStart w:id="1470" w:name="_Настройка_репликации_данных_1"/>
      <w:bookmarkStart w:id="1471" w:name="_Включение_репликации_MySQL"/>
      <w:bookmarkEnd w:id="1468"/>
      <w:bookmarkEnd w:id="1469"/>
      <w:bookmarkEnd w:id="1470"/>
      <w:bookmarkEnd w:id="1471"/>
    </w:p>
    <w:sectPr w:rsidR="006630AE" w:rsidRPr="005A1EA6" w:rsidSect="007D055C">
      <w:headerReference w:type="default" r:id="rId33"/>
      <w:footerReference w:type="default" r:id="rId34"/>
      <w:pgSz w:w="11906" w:h="16838" w:code="9"/>
      <w:pgMar w:top="1140" w:right="851" w:bottom="114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E3F1B5" w14:textId="77777777" w:rsidR="00244971" w:rsidRDefault="00244971" w:rsidP="002B3428">
      <w:pPr>
        <w:spacing w:line="240" w:lineRule="auto"/>
      </w:pPr>
      <w:r>
        <w:separator/>
      </w:r>
    </w:p>
  </w:endnote>
  <w:endnote w:type="continuationSeparator" w:id="0">
    <w:p w14:paraId="3EDD8E64" w14:textId="77777777" w:rsidR="00244971" w:rsidRDefault="00244971" w:rsidP="002B34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600"/>
      <w:gridCol w:w="2700"/>
      <w:gridCol w:w="3060"/>
    </w:tblGrid>
    <w:tr w:rsidR="004D34C6" w14:paraId="41A3EAE0" w14:textId="77777777" w:rsidTr="001B1442">
      <w:trPr>
        <w:cantSplit/>
      </w:trPr>
      <w:tc>
        <w:tcPr>
          <w:tcW w:w="3600" w:type="dxa"/>
          <w:tcBorders>
            <w:top w:val="single" w:sz="6" w:space="0" w:color="auto"/>
          </w:tcBorders>
          <w:vAlign w:val="center"/>
        </w:tcPr>
        <w:p w14:paraId="1A8F4B1F" w14:textId="2AE98E26" w:rsidR="004D34C6" w:rsidRPr="00A17BDB" w:rsidRDefault="004D34C6" w:rsidP="001B1442">
          <w:pPr>
            <w:pStyle w:val="af5"/>
            <w:spacing w:line="240" w:lineRule="auto"/>
            <w:ind w:firstLine="0"/>
            <w:rPr>
              <w:sz w:val="20"/>
              <w:lang w:val="en-US"/>
            </w:rPr>
          </w:pPr>
          <w:r>
            <w:rPr>
              <w:sz w:val="20"/>
              <w:lang w:val="en-US"/>
            </w:rPr>
            <w:t>Hadoop</w:t>
          </w:r>
          <w:r w:rsidRPr="00A17BDB">
            <w:rPr>
              <w:sz w:val="20"/>
              <w:lang w:val="en-US"/>
            </w:rPr>
            <w:t xml:space="preserve">. </w:t>
          </w:r>
        </w:p>
        <w:p w14:paraId="0641AAC6" w14:textId="77777777" w:rsidR="004D34C6" w:rsidRPr="004F0C50" w:rsidRDefault="004D34C6" w:rsidP="001B1442">
          <w:pPr>
            <w:pStyle w:val="af5"/>
            <w:spacing w:line="240" w:lineRule="auto"/>
            <w:ind w:firstLine="0"/>
            <w:rPr>
              <w:sz w:val="20"/>
            </w:rPr>
          </w:pPr>
          <w:r>
            <w:rPr>
              <w:sz w:val="20"/>
            </w:rPr>
            <w:t>Руководство администратора</w:t>
          </w:r>
        </w:p>
      </w:tc>
      <w:tc>
        <w:tcPr>
          <w:tcW w:w="2700" w:type="dxa"/>
          <w:tcBorders>
            <w:top w:val="single" w:sz="6" w:space="0" w:color="auto"/>
          </w:tcBorders>
          <w:vAlign w:val="center"/>
        </w:tcPr>
        <w:p w14:paraId="20411E7C" w14:textId="767CB38A" w:rsidR="004D34C6" w:rsidRPr="00001091" w:rsidRDefault="004D34C6" w:rsidP="001B1442">
          <w:pPr>
            <w:pStyle w:val="af5"/>
            <w:spacing w:line="240" w:lineRule="auto"/>
            <w:rPr>
              <w:sz w:val="20"/>
            </w:rPr>
          </w:pPr>
          <w:r w:rsidRPr="00001091">
            <w:rPr>
              <w:snapToGrid w:val="0"/>
              <w:sz w:val="20"/>
            </w:rPr>
            <w:t xml:space="preserve">стр. </w:t>
          </w:r>
          <w:r w:rsidRPr="00001091">
            <w:rPr>
              <w:snapToGrid w:val="0"/>
              <w:sz w:val="20"/>
            </w:rPr>
            <w:fldChar w:fldCharType="begin"/>
          </w:r>
          <w:r w:rsidRPr="00001091">
            <w:rPr>
              <w:snapToGrid w:val="0"/>
              <w:sz w:val="20"/>
            </w:rPr>
            <w:instrText xml:space="preserve"> PAGE </w:instrText>
          </w:r>
          <w:r w:rsidRPr="00001091">
            <w:rPr>
              <w:snapToGrid w:val="0"/>
              <w:sz w:val="20"/>
            </w:rPr>
            <w:fldChar w:fldCharType="separate"/>
          </w:r>
          <w:r w:rsidR="00353EB7">
            <w:rPr>
              <w:noProof/>
              <w:snapToGrid w:val="0"/>
              <w:sz w:val="20"/>
            </w:rPr>
            <w:t>14</w:t>
          </w:r>
          <w:r w:rsidRPr="00001091">
            <w:rPr>
              <w:snapToGrid w:val="0"/>
              <w:sz w:val="20"/>
            </w:rPr>
            <w:fldChar w:fldCharType="end"/>
          </w:r>
          <w:r w:rsidRPr="00001091">
            <w:rPr>
              <w:snapToGrid w:val="0"/>
              <w:sz w:val="20"/>
            </w:rPr>
            <w:t xml:space="preserve"> из </w:t>
          </w:r>
          <w:r w:rsidRPr="00001091">
            <w:rPr>
              <w:snapToGrid w:val="0"/>
              <w:sz w:val="20"/>
            </w:rPr>
            <w:fldChar w:fldCharType="begin"/>
          </w:r>
          <w:r w:rsidRPr="00001091">
            <w:rPr>
              <w:snapToGrid w:val="0"/>
              <w:sz w:val="20"/>
            </w:rPr>
            <w:instrText xml:space="preserve"> NUMPAGES </w:instrText>
          </w:r>
          <w:r w:rsidRPr="00001091">
            <w:rPr>
              <w:snapToGrid w:val="0"/>
              <w:sz w:val="20"/>
            </w:rPr>
            <w:fldChar w:fldCharType="separate"/>
          </w:r>
          <w:r w:rsidR="00353EB7">
            <w:rPr>
              <w:noProof/>
              <w:snapToGrid w:val="0"/>
              <w:sz w:val="20"/>
            </w:rPr>
            <w:t>29</w:t>
          </w:r>
          <w:r w:rsidRPr="00001091">
            <w:rPr>
              <w:snapToGrid w:val="0"/>
              <w:sz w:val="20"/>
            </w:rPr>
            <w:fldChar w:fldCharType="end"/>
          </w:r>
        </w:p>
      </w:tc>
      <w:tc>
        <w:tcPr>
          <w:tcW w:w="3060" w:type="dxa"/>
          <w:tcBorders>
            <w:top w:val="single" w:sz="6" w:space="0" w:color="auto"/>
          </w:tcBorders>
          <w:vAlign w:val="center"/>
        </w:tcPr>
        <w:p w14:paraId="667F6DCB" w14:textId="5CFF1415" w:rsidR="004D34C6" w:rsidRPr="00001091" w:rsidRDefault="004D34C6" w:rsidP="001B1442">
          <w:pPr>
            <w:pStyle w:val="af5"/>
            <w:spacing w:line="240" w:lineRule="auto"/>
            <w:ind w:firstLine="0"/>
            <w:rPr>
              <w:sz w:val="20"/>
            </w:rPr>
          </w:pPr>
        </w:p>
      </w:tc>
    </w:tr>
  </w:tbl>
  <w:p w14:paraId="48765CF4" w14:textId="77777777" w:rsidR="004D34C6" w:rsidRDefault="004D34C6" w:rsidP="001B1442">
    <w:pPr>
      <w:pStyle w:val="af5"/>
    </w:pPr>
  </w:p>
  <w:p w14:paraId="7FD8E4B6" w14:textId="77777777" w:rsidR="004D34C6" w:rsidRDefault="004D34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749A90" w14:textId="77777777" w:rsidR="00244971" w:rsidRDefault="00244971" w:rsidP="002B3428">
      <w:pPr>
        <w:spacing w:line="240" w:lineRule="auto"/>
      </w:pPr>
      <w:r>
        <w:separator/>
      </w:r>
    </w:p>
  </w:footnote>
  <w:footnote w:type="continuationSeparator" w:id="0">
    <w:p w14:paraId="16959E7A" w14:textId="77777777" w:rsidR="00244971" w:rsidRDefault="00244971" w:rsidP="002B34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60" w:type="dxa"/>
      <w:tblInd w:w="10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3686"/>
      <w:gridCol w:w="2794"/>
      <w:gridCol w:w="2880"/>
    </w:tblGrid>
    <w:tr w:rsidR="004D34C6" w14:paraId="54960C20" w14:textId="77777777" w:rsidTr="002B3428">
      <w:trPr>
        <w:cantSplit/>
      </w:trPr>
      <w:tc>
        <w:tcPr>
          <w:tcW w:w="3686" w:type="dxa"/>
          <w:vMerge w:val="restart"/>
        </w:tcPr>
        <w:p w14:paraId="18DF6AB0" w14:textId="77777777" w:rsidR="004D34C6" w:rsidRDefault="004D34C6" w:rsidP="001B1442">
          <w:pPr>
            <w:spacing w:line="240" w:lineRule="auto"/>
            <w:ind w:firstLine="0"/>
            <w:jc w:val="center"/>
            <w:rPr>
              <w:b/>
              <w:color w:val="FFFFFF"/>
            </w:rPr>
          </w:pPr>
          <w:r>
            <w:rPr>
              <w:b/>
              <w:noProof/>
              <w:color w:val="FFFFFF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AFE0A87" wp14:editId="3EE6BE3A">
                    <wp:simplePos x="0" y="0"/>
                    <wp:positionH relativeFrom="page">
                      <wp:posOffset>653415</wp:posOffset>
                    </wp:positionH>
                    <wp:positionV relativeFrom="page">
                      <wp:posOffset>38735</wp:posOffset>
                    </wp:positionV>
                    <wp:extent cx="1009650" cy="298162"/>
                    <wp:effectExtent l="0" t="0" r="19050" b="26035"/>
                    <wp:wrapNone/>
                    <wp:docPr id="1" name="Freeform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0"/>
                              <a:ext cx="1009650" cy="298162"/>
                            </a:xfrm>
                            <a:custGeom>
                              <a:avLst/>
                              <a:gdLst>
                                <a:gd name="T0" fmla="*/ 3193 w 4488"/>
                                <a:gd name="T1" fmla="*/ 701 h 1326"/>
                                <a:gd name="T2" fmla="*/ 1433 w 4488"/>
                                <a:gd name="T3" fmla="*/ 604 h 1326"/>
                                <a:gd name="T4" fmla="*/ 1478 w 4488"/>
                                <a:gd name="T5" fmla="*/ 582 h 1326"/>
                                <a:gd name="T6" fmla="*/ 1645 w 4488"/>
                                <a:gd name="T7" fmla="*/ 851 h 1326"/>
                                <a:gd name="T8" fmla="*/ 1363 w 4488"/>
                                <a:gd name="T9" fmla="*/ 829 h 1326"/>
                                <a:gd name="T10" fmla="*/ 4478 w 4488"/>
                                <a:gd name="T11" fmla="*/ 834 h 1326"/>
                                <a:gd name="T12" fmla="*/ 4403 w 4488"/>
                                <a:gd name="T13" fmla="*/ 686 h 1326"/>
                                <a:gd name="T14" fmla="*/ 4473 w 4488"/>
                                <a:gd name="T15" fmla="*/ 604 h 1326"/>
                                <a:gd name="T16" fmla="*/ 4368 w 4488"/>
                                <a:gd name="T17" fmla="*/ 622 h 1326"/>
                                <a:gd name="T18" fmla="*/ 4233 w 4488"/>
                                <a:gd name="T19" fmla="*/ 554 h 1326"/>
                                <a:gd name="T20" fmla="*/ 4360 w 4488"/>
                                <a:gd name="T21" fmla="*/ 759 h 1326"/>
                                <a:gd name="T22" fmla="*/ 4085 w 4488"/>
                                <a:gd name="T23" fmla="*/ 554 h 1326"/>
                                <a:gd name="T24" fmla="*/ 4163 w 4488"/>
                                <a:gd name="T25" fmla="*/ 851 h 1326"/>
                                <a:gd name="T26" fmla="*/ 2240 w 4488"/>
                                <a:gd name="T27" fmla="*/ 709 h 1326"/>
                                <a:gd name="T28" fmla="*/ 2163 w 4488"/>
                                <a:gd name="T29" fmla="*/ 769 h 1326"/>
                                <a:gd name="T30" fmla="*/ 2090 w 4488"/>
                                <a:gd name="T31" fmla="*/ 706 h 1326"/>
                                <a:gd name="T32" fmla="*/ 3875 w 4488"/>
                                <a:gd name="T33" fmla="*/ 824 h 1326"/>
                                <a:gd name="T34" fmla="*/ 3800 w 4488"/>
                                <a:gd name="T35" fmla="*/ 554 h 1326"/>
                                <a:gd name="T36" fmla="*/ 3768 w 4488"/>
                                <a:gd name="T37" fmla="*/ 622 h 1326"/>
                                <a:gd name="T38" fmla="*/ 3618 w 4488"/>
                                <a:gd name="T39" fmla="*/ 731 h 1326"/>
                                <a:gd name="T40" fmla="*/ 3780 w 4488"/>
                                <a:gd name="T41" fmla="*/ 844 h 1326"/>
                                <a:gd name="T42" fmla="*/ 3778 w 4488"/>
                                <a:gd name="T43" fmla="*/ 789 h 1326"/>
                                <a:gd name="T44" fmla="*/ 3750 w 4488"/>
                                <a:gd name="T45" fmla="*/ 716 h 1326"/>
                                <a:gd name="T46" fmla="*/ 2983 w 4488"/>
                                <a:gd name="T47" fmla="*/ 734 h 1326"/>
                                <a:gd name="T48" fmla="*/ 2823 w 4488"/>
                                <a:gd name="T49" fmla="*/ 549 h 1326"/>
                                <a:gd name="T50" fmla="*/ 2905 w 4488"/>
                                <a:gd name="T51" fmla="*/ 671 h 1326"/>
                                <a:gd name="T52" fmla="*/ 2765 w 4488"/>
                                <a:gd name="T53" fmla="*/ 824 h 1326"/>
                                <a:gd name="T54" fmla="*/ 2928 w 4488"/>
                                <a:gd name="T55" fmla="*/ 834 h 1326"/>
                                <a:gd name="T56" fmla="*/ 2848 w 4488"/>
                                <a:gd name="T57" fmla="*/ 794 h 1326"/>
                                <a:gd name="T58" fmla="*/ 2905 w 4488"/>
                                <a:gd name="T59" fmla="*/ 719 h 1326"/>
                                <a:gd name="T60" fmla="*/ 1743 w 4488"/>
                                <a:gd name="T61" fmla="*/ 554 h 1326"/>
                                <a:gd name="T62" fmla="*/ 1693 w 4488"/>
                                <a:gd name="T63" fmla="*/ 859 h 1326"/>
                                <a:gd name="T64" fmla="*/ 1820 w 4488"/>
                                <a:gd name="T65" fmla="*/ 614 h 1326"/>
                                <a:gd name="T66" fmla="*/ 2598 w 4488"/>
                                <a:gd name="T67" fmla="*/ 856 h 1326"/>
                                <a:gd name="T68" fmla="*/ 2655 w 4488"/>
                                <a:gd name="T69" fmla="*/ 562 h 1326"/>
                                <a:gd name="T70" fmla="*/ 2370 w 4488"/>
                                <a:gd name="T71" fmla="*/ 549 h 1326"/>
                                <a:gd name="T72" fmla="*/ 2360 w 4488"/>
                                <a:gd name="T73" fmla="*/ 854 h 1326"/>
                                <a:gd name="T74" fmla="*/ 2390 w 4488"/>
                                <a:gd name="T75" fmla="*/ 617 h 1326"/>
                                <a:gd name="T76" fmla="*/ 2378 w 4488"/>
                                <a:gd name="T77" fmla="*/ 776 h 1326"/>
                                <a:gd name="T78" fmla="*/ 2550 w 4488"/>
                                <a:gd name="T79" fmla="*/ 789 h 1326"/>
                                <a:gd name="T80" fmla="*/ 3583 w 4488"/>
                                <a:gd name="T81" fmla="*/ 721 h 1326"/>
                                <a:gd name="T82" fmla="*/ 3415 w 4488"/>
                                <a:gd name="T83" fmla="*/ 497 h 1326"/>
                                <a:gd name="T84" fmla="*/ 3328 w 4488"/>
                                <a:gd name="T85" fmla="*/ 437 h 1326"/>
                                <a:gd name="T86" fmla="*/ 3583 w 4488"/>
                                <a:gd name="T87" fmla="*/ 721 h 1326"/>
                                <a:gd name="T88" fmla="*/ 3405 w 4488"/>
                                <a:gd name="T89" fmla="*/ 664 h 1326"/>
                                <a:gd name="T90" fmla="*/ 425 w 4488"/>
                                <a:gd name="T91" fmla="*/ 210 h 1326"/>
                                <a:gd name="T92" fmla="*/ 845 w 4488"/>
                                <a:gd name="T93" fmla="*/ 1326 h 1326"/>
                                <a:gd name="T94" fmla="*/ 490 w 4488"/>
                                <a:gd name="T95" fmla="*/ 15 h 1326"/>
                                <a:gd name="T96" fmla="*/ 630 w 4488"/>
                                <a:gd name="T97" fmla="*/ 297 h 1326"/>
                                <a:gd name="T98" fmla="*/ 818 w 4488"/>
                                <a:gd name="T99" fmla="*/ 809 h 1326"/>
                                <a:gd name="T100" fmla="*/ 705 w 4488"/>
                                <a:gd name="T101" fmla="*/ 879 h 1326"/>
                                <a:gd name="T102" fmla="*/ 630 w 4488"/>
                                <a:gd name="T103" fmla="*/ 804 h 1326"/>
                                <a:gd name="T104" fmla="*/ 378 w 4488"/>
                                <a:gd name="T105" fmla="*/ 719 h 1326"/>
                                <a:gd name="T106" fmla="*/ 203 w 4488"/>
                                <a:gd name="T107" fmla="*/ 856 h 1326"/>
                                <a:gd name="T108" fmla="*/ 68 w 4488"/>
                                <a:gd name="T109" fmla="*/ 849 h 1326"/>
                                <a:gd name="T110" fmla="*/ 73 w 4488"/>
                                <a:gd name="T111" fmla="*/ 706 h 1326"/>
                                <a:gd name="T112" fmla="*/ 270 w 4488"/>
                                <a:gd name="T113" fmla="*/ 167 h 13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4488" h="1326">
                                  <a:moveTo>
                                    <a:pt x="3143" y="652"/>
                                  </a:moveTo>
                                  <a:lnTo>
                                    <a:pt x="3118" y="659"/>
                                  </a:lnTo>
                                  <a:lnTo>
                                    <a:pt x="3100" y="676"/>
                                  </a:lnTo>
                                  <a:lnTo>
                                    <a:pt x="3093" y="701"/>
                                  </a:lnTo>
                                  <a:lnTo>
                                    <a:pt x="3100" y="729"/>
                                  </a:lnTo>
                                  <a:lnTo>
                                    <a:pt x="3118" y="746"/>
                                  </a:lnTo>
                                  <a:lnTo>
                                    <a:pt x="3143" y="751"/>
                                  </a:lnTo>
                                  <a:lnTo>
                                    <a:pt x="3168" y="746"/>
                                  </a:lnTo>
                                  <a:lnTo>
                                    <a:pt x="3185" y="729"/>
                                  </a:lnTo>
                                  <a:lnTo>
                                    <a:pt x="3193" y="701"/>
                                  </a:lnTo>
                                  <a:lnTo>
                                    <a:pt x="3185" y="676"/>
                                  </a:lnTo>
                                  <a:lnTo>
                                    <a:pt x="3168" y="659"/>
                                  </a:lnTo>
                                  <a:lnTo>
                                    <a:pt x="3143" y="652"/>
                                  </a:lnTo>
                                  <a:close/>
                                  <a:moveTo>
                                    <a:pt x="1403" y="699"/>
                                  </a:moveTo>
                                  <a:lnTo>
                                    <a:pt x="1405" y="694"/>
                                  </a:lnTo>
                                  <a:lnTo>
                                    <a:pt x="1410" y="676"/>
                                  </a:lnTo>
                                  <a:lnTo>
                                    <a:pt x="1415" y="657"/>
                                  </a:lnTo>
                                  <a:lnTo>
                                    <a:pt x="1423" y="634"/>
                                  </a:lnTo>
                                  <a:lnTo>
                                    <a:pt x="1428" y="614"/>
                                  </a:lnTo>
                                  <a:lnTo>
                                    <a:pt x="1433" y="604"/>
                                  </a:lnTo>
                                  <a:lnTo>
                                    <a:pt x="1438" y="582"/>
                                  </a:lnTo>
                                  <a:lnTo>
                                    <a:pt x="1445" y="557"/>
                                  </a:lnTo>
                                  <a:lnTo>
                                    <a:pt x="1453" y="537"/>
                                  </a:lnTo>
                                  <a:lnTo>
                                    <a:pt x="1455" y="522"/>
                                  </a:lnTo>
                                  <a:lnTo>
                                    <a:pt x="1458" y="514"/>
                                  </a:lnTo>
                                  <a:lnTo>
                                    <a:pt x="1460" y="514"/>
                                  </a:lnTo>
                                  <a:lnTo>
                                    <a:pt x="1463" y="522"/>
                                  </a:lnTo>
                                  <a:lnTo>
                                    <a:pt x="1465" y="537"/>
                                  </a:lnTo>
                                  <a:lnTo>
                                    <a:pt x="1470" y="559"/>
                                  </a:lnTo>
                                  <a:lnTo>
                                    <a:pt x="1478" y="582"/>
                                  </a:lnTo>
                                  <a:lnTo>
                                    <a:pt x="1483" y="602"/>
                                  </a:lnTo>
                                  <a:lnTo>
                                    <a:pt x="1485" y="614"/>
                                  </a:lnTo>
                                  <a:lnTo>
                                    <a:pt x="1493" y="634"/>
                                  </a:lnTo>
                                  <a:lnTo>
                                    <a:pt x="1498" y="657"/>
                                  </a:lnTo>
                                  <a:lnTo>
                                    <a:pt x="1505" y="676"/>
                                  </a:lnTo>
                                  <a:lnTo>
                                    <a:pt x="1508" y="694"/>
                                  </a:lnTo>
                                  <a:lnTo>
                                    <a:pt x="1510" y="699"/>
                                  </a:lnTo>
                                  <a:lnTo>
                                    <a:pt x="1403" y="699"/>
                                  </a:lnTo>
                                  <a:close/>
                                  <a:moveTo>
                                    <a:pt x="1555" y="851"/>
                                  </a:moveTo>
                                  <a:lnTo>
                                    <a:pt x="1645" y="851"/>
                                  </a:lnTo>
                                  <a:lnTo>
                                    <a:pt x="1510" y="434"/>
                                  </a:lnTo>
                                  <a:lnTo>
                                    <a:pt x="1485" y="429"/>
                                  </a:lnTo>
                                  <a:lnTo>
                                    <a:pt x="1458" y="427"/>
                                  </a:lnTo>
                                  <a:lnTo>
                                    <a:pt x="1440" y="427"/>
                                  </a:lnTo>
                                  <a:lnTo>
                                    <a:pt x="1428" y="429"/>
                                  </a:lnTo>
                                  <a:lnTo>
                                    <a:pt x="1413" y="434"/>
                                  </a:lnTo>
                                  <a:lnTo>
                                    <a:pt x="1268" y="851"/>
                                  </a:lnTo>
                                  <a:lnTo>
                                    <a:pt x="1355" y="851"/>
                                  </a:lnTo>
                                  <a:lnTo>
                                    <a:pt x="1358" y="846"/>
                                  </a:lnTo>
                                  <a:lnTo>
                                    <a:pt x="1363" y="829"/>
                                  </a:lnTo>
                                  <a:lnTo>
                                    <a:pt x="1370" y="801"/>
                                  </a:lnTo>
                                  <a:lnTo>
                                    <a:pt x="1380" y="769"/>
                                  </a:lnTo>
                                  <a:lnTo>
                                    <a:pt x="1530" y="769"/>
                                  </a:lnTo>
                                  <a:lnTo>
                                    <a:pt x="1540" y="801"/>
                                  </a:lnTo>
                                  <a:lnTo>
                                    <a:pt x="1548" y="829"/>
                                  </a:lnTo>
                                  <a:lnTo>
                                    <a:pt x="1553" y="846"/>
                                  </a:lnTo>
                                  <a:lnTo>
                                    <a:pt x="1555" y="851"/>
                                  </a:lnTo>
                                  <a:close/>
                                  <a:moveTo>
                                    <a:pt x="4488" y="851"/>
                                  </a:moveTo>
                                  <a:lnTo>
                                    <a:pt x="4485" y="846"/>
                                  </a:lnTo>
                                  <a:lnTo>
                                    <a:pt x="4478" y="834"/>
                                  </a:lnTo>
                                  <a:lnTo>
                                    <a:pt x="4468" y="814"/>
                                  </a:lnTo>
                                  <a:lnTo>
                                    <a:pt x="4458" y="791"/>
                                  </a:lnTo>
                                  <a:lnTo>
                                    <a:pt x="4448" y="771"/>
                                  </a:lnTo>
                                  <a:lnTo>
                                    <a:pt x="4440" y="751"/>
                                  </a:lnTo>
                                  <a:lnTo>
                                    <a:pt x="4433" y="739"/>
                                  </a:lnTo>
                                  <a:lnTo>
                                    <a:pt x="4420" y="719"/>
                                  </a:lnTo>
                                  <a:lnTo>
                                    <a:pt x="4408" y="704"/>
                                  </a:lnTo>
                                  <a:lnTo>
                                    <a:pt x="4385" y="694"/>
                                  </a:lnTo>
                                  <a:lnTo>
                                    <a:pt x="4403" y="686"/>
                                  </a:lnTo>
                                  <a:lnTo>
                                    <a:pt x="4415" y="674"/>
                                  </a:lnTo>
                                  <a:lnTo>
                                    <a:pt x="4430" y="649"/>
                                  </a:lnTo>
                                  <a:lnTo>
                                    <a:pt x="4438" y="632"/>
                                  </a:lnTo>
                                  <a:lnTo>
                                    <a:pt x="4445" y="622"/>
                                  </a:lnTo>
                                  <a:lnTo>
                                    <a:pt x="4450" y="614"/>
                                  </a:lnTo>
                                  <a:lnTo>
                                    <a:pt x="4455" y="609"/>
                                  </a:lnTo>
                                  <a:lnTo>
                                    <a:pt x="4460" y="604"/>
                                  </a:lnTo>
                                  <a:lnTo>
                                    <a:pt x="4468" y="604"/>
                                  </a:lnTo>
                                  <a:lnTo>
                                    <a:pt x="4470" y="604"/>
                                  </a:lnTo>
                                  <a:lnTo>
                                    <a:pt x="4473" y="604"/>
                                  </a:lnTo>
                                  <a:lnTo>
                                    <a:pt x="4478" y="549"/>
                                  </a:lnTo>
                                  <a:lnTo>
                                    <a:pt x="4460" y="547"/>
                                  </a:lnTo>
                                  <a:lnTo>
                                    <a:pt x="4440" y="549"/>
                                  </a:lnTo>
                                  <a:lnTo>
                                    <a:pt x="4423" y="552"/>
                                  </a:lnTo>
                                  <a:lnTo>
                                    <a:pt x="4408" y="557"/>
                                  </a:lnTo>
                                  <a:lnTo>
                                    <a:pt x="4398" y="567"/>
                                  </a:lnTo>
                                  <a:lnTo>
                                    <a:pt x="4390" y="577"/>
                                  </a:lnTo>
                                  <a:lnTo>
                                    <a:pt x="4383" y="587"/>
                                  </a:lnTo>
                                  <a:lnTo>
                                    <a:pt x="4378" y="602"/>
                                  </a:lnTo>
                                  <a:lnTo>
                                    <a:pt x="4368" y="622"/>
                                  </a:lnTo>
                                  <a:lnTo>
                                    <a:pt x="4355" y="644"/>
                                  </a:lnTo>
                                  <a:lnTo>
                                    <a:pt x="4353" y="652"/>
                                  </a:lnTo>
                                  <a:lnTo>
                                    <a:pt x="4350" y="657"/>
                                  </a:lnTo>
                                  <a:lnTo>
                                    <a:pt x="4345" y="662"/>
                                  </a:lnTo>
                                  <a:lnTo>
                                    <a:pt x="4340" y="664"/>
                                  </a:lnTo>
                                  <a:lnTo>
                                    <a:pt x="4333" y="666"/>
                                  </a:lnTo>
                                  <a:lnTo>
                                    <a:pt x="4325" y="666"/>
                                  </a:lnTo>
                                  <a:lnTo>
                                    <a:pt x="4310" y="666"/>
                                  </a:lnTo>
                                  <a:lnTo>
                                    <a:pt x="4310" y="554"/>
                                  </a:lnTo>
                                  <a:lnTo>
                                    <a:pt x="4233" y="554"/>
                                  </a:lnTo>
                                  <a:lnTo>
                                    <a:pt x="4233" y="851"/>
                                  </a:lnTo>
                                  <a:lnTo>
                                    <a:pt x="4310" y="851"/>
                                  </a:lnTo>
                                  <a:lnTo>
                                    <a:pt x="4310" y="729"/>
                                  </a:lnTo>
                                  <a:lnTo>
                                    <a:pt x="4323" y="729"/>
                                  </a:lnTo>
                                  <a:lnTo>
                                    <a:pt x="4333" y="729"/>
                                  </a:lnTo>
                                  <a:lnTo>
                                    <a:pt x="4340" y="731"/>
                                  </a:lnTo>
                                  <a:lnTo>
                                    <a:pt x="4345" y="736"/>
                                  </a:lnTo>
                                  <a:lnTo>
                                    <a:pt x="4350" y="741"/>
                                  </a:lnTo>
                                  <a:lnTo>
                                    <a:pt x="4355" y="749"/>
                                  </a:lnTo>
                                  <a:lnTo>
                                    <a:pt x="4360" y="759"/>
                                  </a:lnTo>
                                  <a:lnTo>
                                    <a:pt x="4368" y="776"/>
                                  </a:lnTo>
                                  <a:lnTo>
                                    <a:pt x="4378" y="796"/>
                                  </a:lnTo>
                                  <a:lnTo>
                                    <a:pt x="4385" y="816"/>
                                  </a:lnTo>
                                  <a:lnTo>
                                    <a:pt x="4393" y="834"/>
                                  </a:lnTo>
                                  <a:lnTo>
                                    <a:pt x="4398" y="846"/>
                                  </a:lnTo>
                                  <a:lnTo>
                                    <a:pt x="4400" y="851"/>
                                  </a:lnTo>
                                  <a:lnTo>
                                    <a:pt x="4488" y="851"/>
                                  </a:lnTo>
                                  <a:close/>
                                  <a:moveTo>
                                    <a:pt x="4163" y="851"/>
                                  </a:moveTo>
                                  <a:lnTo>
                                    <a:pt x="4163" y="554"/>
                                  </a:lnTo>
                                  <a:lnTo>
                                    <a:pt x="4085" y="554"/>
                                  </a:lnTo>
                                  <a:lnTo>
                                    <a:pt x="4085" y="666"/>
                                  </a:lnTo>
                                  <a:lnTo>
                                    <a:pt x="3995" y="666"/>
                                  </a:lnTo>
                                  <a:lnTo>
                                    <a:pt x="3995" y="554"/>
                                  </a:lnTo>
                                  <a:lnTo>
                                    <a:pt x="3918" y="554"/>
                                  </a:lnTo>
                                  <a:lnTo>
                                    <a:pt x="3918" y="851"/>
                                  </a:lnTo>
                                  <a:lnTo>
                                    <a:pt x="3995" y="851"/>
                                  </a:lnTo>
                                  <a:lnTo>
                                    <a:pt x="3995" y="729"/>
                                  </a:lnTo>
                                  <a:lnTo>
                                    <a:pt x="4085" y="729"/>
                                  </a:lnTo>
                                  <a:lnTo>
                                    <a:pt x="4085" y="851"/>
                                  </a:lnTo>
                                  <a:lnTo>
                                    <a:pt x="4163" y="851"/>
                                  </a:lnTo>
                                  <a:close/>
                                  <a:moveTo>
                                    <a:pt x="2003" y="549"/>
                                  </a:moveTo>
                                  <a:lnTo>
                                    <a:pt x="2003" y="836"/>
                                  </a:lnTo>
                                  <a:lnTo>
                                    <a:pt x="2060" y="854"/>
                                  </a:lnTo>
                                  <a:lnTo>
                                    <a:pt x="2118" y="859"/>
                                  </a:lnTo>
                                  <a:lnTo>
                                    <a:pt x="2163" y="854"/>
                                  </a:lnTo>
                                  <a:lnTo>
                                    <a:pt x="2198" y="839"/>
                                  </a:lnTo>
                                  <a:lnTo>
                                    <a:pt x="2225" y="816"/>
                                  </a:lnTo>
                                  <a:lnTo>
                                    <a:pt x="2240" y="784"/>
                                  </a:lnTo>
                                  <a:lnTo>
                                    <a:pt x="2245" y="744"/>
                                  </a:lnTo>
                                  <a:lnTo>
                                    <a:pt x="2240" y="709"/>
                                  </a:lnTo>
                                  <a:lnTo>
                                    <a:pt x="2228" y="681"/>
                                  </a:lnTo>
                                  <a:lnTo>
                                    <a:pt x="2203" y="659"/>
                                  </a:lnTo>
                                  <a:lnTo>
                                    <a:pt x="2173" y="647"/>
                                  </a:lnTo>
                                  <a:lnTo>
                                    <a:pt x="2133" y="642"/>
                                  </a:lnTo>
                                  <a:lnTo>
                                    <a:pt x="2108" y="642"/>
                                  </a:lnTo>
                                  <a:lnTo>
                                    <a:pt x="2080" y="649"/>
                                  </a:lnTo>
                                  <a:lnTo>
                                    <a:pt x="2080" y="549"/>
                                  </a:lnTo>
                                  <a:lnTo>
                                    <a:pt x="2003" y="549"/>
                                  </a:lnTo>
                                  <a:close/>
                                  <a:moveTo>
                                    <a:pt x="2165" y="749"/>
                                  </a:moveTo>
                                  <a:lnTo>
                                    <a:pt x="2163" y="769"/>
                                  </a:lnTo>
                                  <a:lnTo>
                                    <a:pt x="2155" y="784"/>
                                  </a:lnTo>
                                  <a:lnTo>
                                    <a:pt x="2140" y="794"/>
                                  </a:lnTo>
                                  <a:lnTo>
                                    <a:pt x="2115" y="799"/>
                                  </a:lnTo>
                                  <a:lnTo>
                                    <a:pt x="2110" y="799"/>
                                  </a:lnTo>
                                  <a:lnTo>
                                    <a:pt x="2103" y="799"/>
                                  </a:lnTo>
                                  <a:lnTo>
                                    <a:pt x="2098" y="796"/>
                                  </a:lnTo>
                                  <a:lnTo>
                                    <a:pt x="2090" y="796"/>
                                  </a:lnTo>
                                  <a:lnTo>
                                    <a:pt x="2080" y="794"/>
                                  </a:lnTo>
                                  <a:lnTo>
                                    <a:pt x="2080" y="706"/>
                                  </a:lnTo>
                                  <a:lnTo>
                                    <a:pt x="2090" y="706"/>
                                  </a:lnTo>
                                  <a:lnTo>
                                    <a:pt x="2098" y="704"/>
                                  </a:lnTo>
                                  <a:lnTo>
                                    <a:pt x="2103" y="704"/>
                                  </a:lnTo>
                                  <a:lnTo>
                                    <a:pt x="2105" y="704"/>
                                  </a:lnTo>
                                  <a:lnTo>
                                    <a:pt x="2110" y="704"/>
                                  </a:lnTo>
                                  <a:lnTo>
                                    <a:pt x="2115" y="701"/>
                                  </a:lnTo>
                                  <a:lnTo>
                                    <a:pt x="2138" y="706"/>
                                  </a:lnTo>
                                  <a:lnTo>
                                    <a:pt x="2153" y="714"/>
                                  </a:lnTo>
                                  <a:lnTo>
                                    <a:pt x="2163" y="729"/>
                                  </a:lnTo>
                                  <a:lnTo>
                                    <a:pt x="2165" y="749"/>
                                  </a:lnTo>
                                  <a:close/>
                                  <a:moveTo>
                                    <a:pt x="3875" y="824"/>
                                  </a:moveTo>
                                  <a:lnTo>
                                    <a:pt x="3860" y="794"/>
                                  </a:lnTo>
                                  <a:lnTo>
                                    <a:pt x="3853" y="766"/>
                                  </a:lnTo>
                                  <a:lnTo>
                                    <a:pt x="3850" y="734"/>
                                  </a:lnTo>
                                  <a:lnTo>
                                    <a:pt x="3850" y="654"/>
                                  </a:lnTo>
                                  <a:lnTo>
                                    <a:pt x="3850" y="624"/>
                                  </a:lnTo>
                                  <a:lnTo>
                                    <a:pt x="3845" y="604"/>
                                  </a:lnTo>
                                  <a:lnTo>
                                    <a:pt x="3840" y="589"/>
                                  </a:lnTo>
                                  <a:lnTo>
                                    <a:pt x="3833" y="577"/>
                                  </a:lnTo>
                                  <a:lnTo>
                                    <a:pt x="3820" y="564"/>
                                  </a:lnTo>
                                  <a:lnTo>
                                    <a:pt x="3800" y="554"/>
                                  </a:lnTo>
                                  <a:lnTo>
                                    <a:pt x="3775" y="547"/>
                                  </a:lnTo>
                                  <a:lnTo>
                                    <a:pt x="3743" y="547"/>
                                  </a:lnTo>
                                  <a:lnTo>
                                    <a:pt x="3690" y="549"/>
                                  </a:lnTo>
                                  <a:lnTo>
                                    <a:pt x="3640" y="557"/>
                                  </a:lnTo>
                                  <a:lnTo>
                                    <a:pt x="3653" y="614"/>
                                  </a:lnTo>
                                  <a:lnTo>
                                    <a:pt x="3685" y="612"/>
                                  </a:lnTo>
                                  <a:lnTo>
                                    <a:pt x="3715" y="609"/>
                                  </a:lnTo>
                                  <a:lnTo>
                                    <a:pt x="3740" y="612"/>
                                  </a:lnTo>
                                  <a:lnTo>
                                    <a:pt x="3758" y="614"/>
                                  </a:lnTo>
                                  <a:lnTo>
                                    <a:pt x="3768" y="622"/>
                                  </a:lnTo>
                                  <a:lnTo>
                                    <a:pt x="3770" y="637"/>
                                  </a:lnTo>
                                  <a:lnTo>
                                    <a:pt x="3773" y="657"/>
                                  </a:lnTo>
                                  <a:lnTo>
                                    <a:pt x="3773" y="671"/>
                                  </a:lnTo>
                                  <a:lnTo>
                                    <a:pt x="3760" y="669"/>
                                  </a:lnTo>
                                  <a:lnTo>
                                    <a:pt x="3748" y="666"/>
                                  </a:lnTo>
                                  <a:lnTo>
                                    <a:pt x="3733" y="664"/>
                                  </a:lnTo>
                                  <a:lnTo>
                                    <a:pt x="3690" y="669"/>
                                  </a:lnTo>
                                  <a:lnTo>
                                    <a:pt x="3658" y="684"/>
                                  </a:lnTo>
                                  <a:lnTo>
                                    <a:pt x="3633" y="704"/>
                                  </a:lnTo>
                                  <a:lnTo>
                                    <a:pt x="3618" y="731"/>
                                  </a:lnTo>
                                  <a:lnTo>
                                    <a:pt x="3613" y="766"/>
                                  </a:lnTo>
                                  <a:lnTo>
                                    <a:pt x="3618" y="799"/>
                                  </a:lnTo>
                                  <a:lnTo>
                                    <a:pt x="3633" y="824"/>
                                  </a:lnTo>
                                  <a:lnTo>
                                    <a:pt x="3653" y="844"/>
                                  </a:lnTo>
                                  <a:lnTo>
                                    <a:pt x="3680" y="854"/>
                                  </a:lnTo>
                                  <a:lnTo>
                                    <a:pt x="3710" y="859"/>
                                  </a:lnTo>
                                  <a:lnTo>
                                    <a:pt x="3740" y="856"/>
                                  </a:lnTo>
                                  <a:lnTo>
                                    <a:pt x="3768" y="849"/>
                                  </a:lnTo>
                                  <a:lnTo>
                                    <a:pt x="3775" y="846"/>
                                  </a:lnTo>
                                  <a:lnTo>
                                    <a:pt x="3780" y="844"/>
                                  </a:lnTo>
                                  <a:lnTo>
                                    <a:pt x="3783" y="841"/>
                                  </a:lnTo>
                                  <a:lnTo>
                                    <a:pt x="3790" y="836"/>
                                  </a:lnTo>
                                  <a:lnTo>
                                    <a:pt x="3795" y="834"/>
                                  </a:lnTo>
                                  <a:lnTo>
                                    <a:pt x="3803" y="839"/>
                                  </a:lnTo>
                                  <a:lnTo>
                                    <a:pt x="3808" y="846"/>
                                  </a:lnTo>
                                  <a:lnTo>
                                    <a:pt x="3815" y="851"/>
                                  </a:lnTo>
                                  <a:lnTo>
                                    <a:pt x="3820" y="856"/>
                                  </a:lnTo>
                                  <a:lnTo>
                                    <a:pt x="3825" y="859"/>
                                  </a:lnTo>
                                  <a:lnTo>
                                    <a:pt x="3875" y="824"/>
                                  </a:lnTo>
                                  <a:close/>
                                  <a:moveTo>
                                    <a:pt x="3778" y="789"/>
                                  </a:moveTo>
                                  <a:lnTo>
                                    <a:pt x="3755" y="794"/>
                                  </a:lnTo>
                                  <a:lnTo>
                                    <a:pt x="3735" y="796"/>
                                  </a:lnTo>
                                  <a:lnTo>
                                    <a:pt x="3715" y="794"/>
                                  </a:lnTo>
                                  <a:lnTo>
                                    <a:pt x="3703" y="786"/>
                                  </a:lnTo>
                                  <a:lnTo>
                                    <a:pt x="3693" y="774"/>
                                  </a:lnTo>
                                  <a:lnTo>
                                    <a:pt x="3690" y="756"/>
                                  </a:lnTo>
                                  <a:lnTo>
                                    <a:pt x="3693" y="736"/>
                                  </a:lnTo>
                                  <a:lnTo>
                                    <a:pt x="3705" y="724"/>
                                  </a:lnTo>
                                  <a:lnTo>
                                    <a:pt x="3723" y="719"/>
                                  </a:lnTo>
                                  <a:lnTo>
                                    <a:pt x="3750" y="716"/>
                                  </a:lnTo>
                                  <a:lnTo>
                                    <a:pt x="3758" y="716"/>
                                  </a:lnTo>
                                  <a:lnTo>
                                    <a:pt x="3768" y="716"/>
                                  </a:lnTo>
                                  <a:lnTo>
                                    <a:pt x="3773" y="719"/>
                                  </a:lnTo>
                                  <a:lnTo>
                                    <a:pt x="3773" y="741"/>
                                  </a:lnTo>
                                  <a:lnTo>
                                    <a:pt x="3773" y="769"/>
                                  </a:lnTo>
                                  <a:lnTo>
                                    <a:pt x="3778" y="789"/>
                                  </a:lnTo>
                                  <a:close/>
                                  <a:moveTo>
                                    <a:pt x="3008" y="824"/>
                                  </a:moveTo>
                                  <a:lnTo>
                                    <a:pt x="2993" y="794"/>
                                  </a:lnTo>
                                  <a:lnTo>
                                    <a:pt x="2985" y="766"/>
                                  </a:lnTo>
                                  <a:lnTo>
                                    <a:pt x="2983" y="734"/>
                                  </a:lnTo>
                                  <a:lnTo>
                                    <a:pt x="2983" y="654"/>
                                  </a:lnTo>
                                  <a:lnTo>
                                    <a:pt x="2983" y="624"/>
                                  </a:lnTo>
                                  <a:lnTo>
                                    <a:pt x="2978" y="604"/>
                                  </a:lnTo>
                                  <a:lnTo>
                                    <a:pt x="2973" y="589"/>
                                  </a:lnTo>
                                  <a:lnTo>
                                    <a:pt x="2965" y="577"/>
                                  </a:lnTo>
                                  <a:lnTo>
                                    <a:pt x="2953" y="564"/>
                                  </a:lnTo>
                                  <a:lnTo>
                                    <a:pt x="2933" y="554"/>
                                  </a:lnTo>
                                  <a:lnTo>
                                    <a:pt x="2908" y="547"/>
                                  </a:lnTo>
                                  <a:lnTo>
                                    <a:pt x="2875" y="547"/>
                                  </a:lnTo>
                                  <a:lnTo>
                                    <a:pt x="2823" y="549"/>
                                  </a:lnTo>
                                  <a:lnTo>
                                    <a:pt x="2773" y="557"/>
                                  </a:lnTo>
                                  <a:lnTo>
                                    <a:pt x="2785" y="614"/>
                                  </a:lnTo>
                                  <a:lnTo>
                                    <a:pt x="2818" y="612"/>
                                  </a:lnTo>
                                  <a:lnTo>
                                    <a:pt x="2848" y="609"/>
                                  </a:lnTo>
                                  <a:lnTo>
                                    <a:pt x="2873" y="612"/>
                                  </a:lnTo>
                                  <a:lnTo>
                                    <a:pt x="2890" y="614"/>
                                  </a:lnTo>
                                  <a:lnTo>
                                    <a:pt x="2900" y="622"/>
                                  </a:lnTo>
                                  <a:lnTo>
                                    <a:pt x="2903" y="637"/>
                                  </a:lnTo>
                                  <a:lnTo>
                                    <a:pt x="2905" y="657"/>
                                  </a:lnTo>
                                  <a:lnTo>
                                    <a:pt x="2905" y="671"/>
                                  </a:lnTo>
                                  <a:lnTo>
                                    <a:pt x="2893" y="669"/>
                                  </a:lnTo>
                                  <a:lnTo>
                                    <a:pt x="2880" y="666"/>
                                  </a:lnTo>
                                  <a:lnTo>
                                    <a:pt x="2865" y="664"/>
                                  </a:lnTo>
                                  <a:lnTo>
                                    <a:pt x="2823" y="669"/>
                                  </a:lnTo>
                                  <a:lnTo>
                                    <a:pt x="2790" y="684"/>
                                  </a:lnTo>
                                  <a:lnTo>
                                    <a:pt x="2765" y="704"/>
                                  </a:lnTo>
                                  <a:lnTo>
                                    <a:pt x="2750" y="731"/>
                                  </a:lnTo>
                                  <a:lnTo>
                                    <a:pt x="2745" y="766"/>
                                  </a:lnTo>
                                  <a:lnTo>
                                    <a:pt x="2750" y="799"/>
                                  </a:lnTo>
                                  <a:lnTo>
                                    <a:pt x="2765" y="824"/>
                                  </a:lnTo>
                                  <a:lnTo>
                                    <a:pt x="2785" y="844"/>
                                  </a:lnTo>
                                  <a:lnTo>
                                    <a:pt x="2813" y="854"/>
                                  </a:lnTo>
                                  <a:lnTo>
                                    <a:pt x="2843" y="859"/>
                                  </a:lnTo>
                                  <a:lnTo>
                                    <a:pt x="2873" y="856"/>
                                  </a:lnTo>
                                  <a:lnTo>
                                    <a:pt x="2900" y="849"/>
                                  </a:lnTo>
                                  <a:lnTo>
                                    <a:pt x="2908" y="846"/>
                                  </a:lnTo>
                                  <a:lnTo>
                                    <a:pt x="2913" y="844"/>
                                  </a:lnTo>
                                  <a:lnTo>
                                    <a:pt x="2915" y="841"/>
                                  </a:lnTo>
                                  <a:lnTo>
                                    <a:pt x="2923" y="836"/>
                                  </a:lnTo>
                                  <a:lnTo>
                                    <a:pt x="2928" y="834"/>
                                  </a:lnTo>
                                  <a:lnTo>
                                    <a:pt x="2935" y="839"/>
                                  </a:lnTo>
                                  <a:lnTo>
                                    <a:pt x="2940" y="846"/>
                                  </a:lnTo>
                                  <a:lnTo>
                                    <a:pt x="2948" y="851"/>
                                  </a:lnTo>
                                  <a:lnTo>
                                    <a:pt x="2953" y="856"/>
                                  </a:lnTo>
                                  <a:lnTo>
                                    <a:pt x="2958" y="859"/>
                                  </a:lnTo>
                                  <a:lnTo>
                                    <a:pt x="3008" y="824"/>
                                  </a:lnTo>
                                  <a:close/>
                                  <a:moveTo>
                                    <a:pt x="2910" y="789"/>
                                  </a:moveTo>
                                  <a:lnTo>
                                    <a:pt x="2888" y="794"/>
                                  </a:lnTo>
                                  <a:lnTo>
                                    <a:pt x="2868" y="796"/>
                                  </a:lnTo>
                                  <a:lnTo>
                                    <a:pt x="2848" y="794"/>
                                  </a:lnTo>
                                  <a:lnTo>
                                    <a:pt x="2835" y="786"/>
                                  </a:lnTo>
                                  <a:lnTo>
                                    <a:pt x="2825" y="774"/>
                                  </a:lnTo>
                                  <a:lnTo>
                                    <a:pt x="2823" y="756"/>
                                  </a:lnTo>
                                  <a:lnTo>
                                    <a:pt x="2825" y="736"/>
                                  </a:lnTo>
                                  <a:lnTo>
                                    <a:pt x="2838" y="724"/>
                                  </a:lnTo>
                                  <a:lnTo>
                                    <a:pt x="2855" y="719"/>
                                  </a:lnTo>
                                  <a:lnTo>
                                    <a:pt x="2883" y="716"/>
                                  </a:lnTo>
                                  <a:lnTo>
                                    <a:pt x="2890" y="716"/>
                                  </a:lnTo>
                                  <a:lnTo>
                                    <a:pt x="2900" y="716"/>
                                  </a:lnTo>
                                  <a:lnTo>
                                    <a:pt x="2905" y="719"/>
                                  </a:lnTo>
                                  <a:lnTo>
                                    <a:pt x="2905" y="741"/>
                                  </a:lnTo>
                                  <a:lnTo>
                                    <a:pt x="2905" y="769"/>
                                  </a:lnTo>
                                  <a:lnTo>
                                    <a:pt x="2910" y="789"/>
                                  </a:lnTo>
                                  <a:close/>
                                  <a:moveTo>
                                    <a:pt x="1940" y="851"/>
                                  </a:moveTo>
                                  <a:lnTo>
                                    <a:pt x="1940" y="564"/>
                                  </a:lnTo>
                                  <a:lnTo>
                                    <a:pt x="1900" y="554"/>
                                  </a:lnTo>
                                  <a:lnTo>
                                    <a:pt x="1863" y="547"/>
                                  </a:lnTo>
                                  <a:lnTo>
                                    <a:pt x="1820" y="547"/>
                                  </a:lnTo>
                                  <a:lnTo>
                                    <a:pt x="1780" y="547"/>
                                  </a:lnTo>
                                  <a:lnTo>
                                    <a:pt x="1743" y="554"/>
                                  </a:lnTo>
                                  <a:lnTo>
                                    <a:pt x="1703" y="564"/>
                                  </a:lnTo>
                                  <a:lnTo>
                                    <a:pt x="1703" y="711"/>
                                  </a:lnTo>
                                  <a:lnTo>
                                    <a:pt x="1703" y="744"/>
                                  </a:lnTo>
                                  <a:lnTo>
                                    <a:pt x="1700" y="764"/>
                                  </a:lnTo>
                                  <a:lnTo>
                                    <a:pt x="1698" y="776"/>
                                  </a:lnTo>
                                  <a:lnTo>
                                    <a:pt x="1693" y="786"/>
                                  </a:lnTo>
                                  <a:lnTo>
                                    <a:pt x="1688" y="794"/>
                                  </a:lnTo>
                                  <a:lnTo>
                                    <a:pt x="1680" y="804"/>
                                  </a:lnTo>
                                  <a:lnTo>
                                    <a:pt x="1670" y="811"/>
                                  </a:lnTo>
                                  <a:lnTo>
                                    <a:pt x="1693" y="859"/>
                                  </a:lnTo>
                                  <a:lnTo>
                                    <a:pt x="1720" y="849"/>
                                  </a:lnTo>
                                  <a:lnTo>
                                    <a:pt x="1743" y="836"/>
                                  </a:lnTo>
                                  <a:lnTo>
                                    <a:pt x="1760" y="819"/>
                                  </a:lnTo>
                                  <a:lnTo>
                                    <a:pt x="1770" y="794"/>
                                  </a:lnTo>
                                  <a:lnTo>
                                    <a:pt x="1778" y="764"/>
                                  </a:lnTo>
                                  <a:lnTo>
                                    <a:pt x="1780" y="726"/>
                                  </a:lnTo>
                                  <a:lnTo>
                                    <a:pt x="1780" y="617"/>
                                  </a:lnTo>
                                  <a:lnTo>
                                    <a:pt x="1795" y="614"/>
                                  </a:lnTo>
                                  <a:lnTo>
                                    <a:pt x="1808" y="614"/>
                                  </a:lnTo>
                                  <a:lnTo>
                                    <a:pt x="1820" y="614"/>
                                  </a:lnTo>
                                  <a:lnTo>
                                    <a:pt x="1835" y="614"/>
                                  </a:lnTo>
                                  <a:lnTo>
                                    <a:pt x="1845" y="614"/>
                                  </a:lnTo>
                                  <a:lnTo>
                                    <a:pt x="1863" y="617"/>
                                  </a:lnTo>
                                  <a:lnTo>
                                    <a:pt x="1863" y="851"/>
                                  </a:lnTo>
                                  <a:lnTo>
                                    <a:pt x="1940" y="851"/>
                                  </a:lnTo>
                                  <a:close/>
                                  <a:moveTo>
                                    <a:pt x="2535" y="949"/>
                                  </a:moveTo>
                                  <a:lnTo>
                                    <a:pt x="2535" y="841"/>
                                  </a:lnTo>
                                  <a:lnTo>
                                    <a:pt x="2548" y="849"/>
                                  </a:lnTo>
                                  <a:lnTo>
                                    <a:pt x="2570" y="854"/>
                                  </a:lnTo>
                                  <a:lnTo>
                                    <a:pt x="2598" y="856"/>
                                  </a:lnTo>
                                  <a:lnTo>
                                    <a:pt x="2630" y="851"/>
                                  </a:lnTo>
                                  <a:lnTo>
                                    <a:pt x="2658" y="839"/>
                                  </a:lnTo>
                                  <a:lnTo>
                                    <a:pt x="2683" y="816"/>
                                  </a:lnTo>
                                  <a:lnTo>
                                    <a:pt x="2700" y="786"/>
                                  </a:lnTo>
                                  <a:lnTo>
                                    <a:pt x="2710" y="746"/>
                                  </a:lnTo>
                                  <a:lnTo>
                                    <a:pt x="2715" y="701"/>
                                  </a:lnTo>
                                  <a:lnTo>
                                    <a:pt x="2710" y="652"/>
                                  </a:lnTo>
                                  <a:lnTo>
                                    <a:pt x="2698" y="612"/>
                                  </a:lnTo>
                                  <a:lnTo>
                                    <a:pt x="2680" y="582"/>
                                  </a:lnTo>
                                  <a:lnTo>
                                    <a:pt x="2655" y="562"/>
                                  </a:lnTo>
                                  <a:lnTo>
                                    <a:pt x="2623" y="549"/>
                                  </a:lnTo>
                                  <a:lnTo>
                                    <a:pt x="2585" y="544"/>
                                  </a:lnTo>
                                  <a:lnTo>
                                    <a:pt x="2560" y="547"/>
                                  </a:lnTo>
                                  <a:lnTo>
                                    <a:pt x="2535" y="554"/>
                                  </a:lnTo>
                                  <a:lnTo>
                                    <a:pt x="2535" y="427"/>
                                  </a:lnTo>
                                  <a:lnTo>
                                    <a:pt x="2458" y="427"/>
                                  </a:lnTo>
                                  <a:lnTo>
                                    <a:pt x="2458" y="554"/>
                                  </a:lnTo>
                                  <a:lnTo>
                                    <a:pt x="2433" y="547"/>
                                  </a:lnTo>
                                  <a:lnTo>
                                    <a:pt x="2408" y="544"/>
                                  </a:lnTo>
                                  <a:lnTo>
                                    <a:pt x="2370" y="549"/>
                                  </a:lnTo>
                                  <a:lnTo>
                                    <a:pt x="2338" y="562"/>
                                  </a:lnTo>
                                  <a:lnTo>
                                    <a:pt x="2313" y="584"/>
                                  </a:lnTo>
                                  <a:lnTo>
                                    <a:pt x="2293" y="614"/>
                                  </a:lnTo>
                                  <a:lnTo>
                                    <a:pt x="2283" y="654"/>
                                  </a:lnTo>
                                  <a:lnTo>
                                    <a:pt x="2278" y="701"/>
                                  </a:lnTo>
                                  <a:lnTo>
                                    <a:pt x="2283" y="749"/>
                                  </a:lnTo>
                                  <a:lnTo>
                                    <a:pt x="2293" y="786"/>
                                  </a:lnTo>
                                  <a:lnTo>
                                    <a:pt x="2310" y="819"/>
                                  </a:lnTo>
                                  <a:lnTo>
                                    <a:pt x="2333" y="839"/>
                                  </a:lnTo>
                                  <a:lnTo>
                                    <a:pt x="2360" y="854"/>
                                  </a:lnTo>
                                  <a:lnTo>
                                    <a:pt x="2393" y="856"/>
                                  </a:lnTo>
                                  <a:lnTo>
                                    <a:pt x="2423" y="854"/>
                                  </a:lnTo>
                                  <a:lnTo>
                                    <a:pt x="2443" y="849"/>
                                  </a:lnTo>
                                  <a:lnTo>
                                    <a:pt x="2458" y="841"/>
                                  </a:lnTo>
                                  <a:lnTo>
                                    <a:pt x="2458" y="949"/>
                                  </a:lnTo>
                                  <a:lnTo>
                                    <a:pt x="2535" y="949"/>
                                  </a:lnTo>
                                  <a:close/>
                                  <a:moveTo>
                                    <a:pt x="2358" y="701"/>
                                  </a:moveTo>
                                  <a:lnTo>
                                    <a:pt x="2363" y="664"/>
                                  </a:lnTo>
                                  <a:lnTo>
                                    <a:pt x="2373" y="634"/>
                                  </a:lnTo>
                                  <a:lnTo>
                                    <a:pt x="2390" y="617"/>
                                  </a:lnTo>
                                  <a:lnTo>
                                    <a:pt x="2413" y="612"/>
                                  </a:lnTo>
                                  <a:lnTo>
                                    <a:pt x="2428" y="612"/>
                                  </a:lnTo>
                                  <a:lnTo>
                                    <a:pt x="2440" y="614"/>
                                  </a:lnTo>
                                  <a:lnTo>
                                    <a:pt x="2458" y="619"/>
                                  </a:lnTo>
                                  <a:lnTo>
                                    <a:pt x="2458" y="784"/>
                                  </a:lnTo>
                                  <a:lnTo>
                                    <a:pt x="2443" y="789"/>
                                  </a:lnTo>
                                  <a:lnTo>
                                    <a:pt x="2430" y="791"/>
                                  </a:lnTo>
                                  <a:lnTo>
                                    <a:pt x="2418" y="791"/>
                                  </a:lnTo>
                                  <a:lnTo>
                                    <a:pt x="2395" y="786"/>
                                  </a:lnTo>
                                  <a:lnTo>
                                    <a:pt x="2378" y="776"/>
                                  </a:lnTo>
                                  <a:lnTo>
                                    <a:pt x="2368" y="756"/>
                                  </a:lnTo>
                                  <a:lnTo>
                                    <a:pt x="2360" y="734"/>
                                  </a:lnTo>
                                  <a:lnTo>
                                    <a:pt x="2358" y="701"/>
                                  </a:lnTo>
                                  <a:close/>
                                  <a:moveTo>
                                    <a:pt x="2633" y="701"/>
                                  </a:moveTo>
                                  <a:lnTo>
                                    <a:pt x="2630" y="739"/>
                                  </a:lnTo>
                                  <a:lnTo>
                                    <a:pt x="2618" y="766"/>
                                  </a:lnTo>
                                  <a:lnTo>
                                    <a:pt x="2600" y="784"/>
                                  </a:lnTo>
                                  <a:lnTo>
                                    <a:pt x="2575" y="791"/>
                                  </a:lnTo>
                                  <a:lnTo>
                                    <a:pt x="2563" y="791"/>
                                  </a:lnTo>
                                  <a:lnTo>
                                    <a:pt x="2550" y="789"/>
                                  </a:lnTo>
                                  <a:lnTo>
                                    <a:pt x="2535" y="784"/>
                                  </a:lnTo>
                                  <a:lnTo>
                                    <a:pt x="2535" y="619"/>
                                  </a:lnTo>
                                  <a:lnTo>
                                    <a:pt x="2553" y="614"/>
                                  </a:lnTo>
                                  <a:lnTo>
                                    <a:pt x="2565" y="612"/>
                                  </a:lnTo>
                                  <a:lnTo>
                                    <a:pt x="2580" y="612"/>
                                  </a:lnTo>
                                  <a:lnTo>
                                    <a:pt x="2603" y="617"/>
                                  </a:lnTo>
                                  <a:lnTo>
                                    <a:pt x="2620" y="634"/>
                                  </a:lnTo>
                                  <a:lnTo>
                                    <a:pt x="2630" y="662"/>
                                  </a:lnTo>
                                  <a:lnTo>
                                    <a:pt x="2633" y="701"/>
                                  </a:lnTo>
                                  <a:close/>
                                  <a:moveTo>
                                    <a:pt x="3583" y="721"/>
                                  </a:moveTo>
                                  <a:lnTo>
                                    <a:pt x="3580" y="686"/>
                                  </a:lnTo>
                                  <a:lnTo>
                                    <a:pt x="3568" y="657"/>
                                  </a:lnTo>
                                  <a:lnTo>
                                    <a:pt x="3550" y="632"/>
                                  </a:lnTo>
                                  <a:lnTo>
                                    <a:pt x="3523" y="614"/>
                                  </a:lnTo>
                                  <a:lnTo>
                                    <a:pt x="3490" y="602"/>
                                  </a:lnTo>
                                  <a:lnTo>
                                    <a:pt x="3448" y="597"/>
                                  </a:lnTo>
                                  <a:lnTo>
                                    <a:pt x="3418" y="599"/>
                                  </a:lnTo>
                                  <a:lnTo>
                                    <a:pt x="3385" y="604"/>
                                  </a:lnTo>
                                  <a:lnTo>
                                    <a:pt x="3385" y="499"/>
                                  </a:lnTo>
                                  <a:lnTo>
                                    <a:pt x="3415" y="497"/>
                                  </a:lnTo>
                                  <a:lnTo>
                                    <a:pt x="3455" y="494"/>
                                  </a:lnTo>
                                  <a:lnTo>
                                    <a:pt x="3500" y="497"/>
                                  </a:lnTo>
                                  <a:lnTo>
                                    <a:pt x="3545" y="499"/>
                                  </a:lnTo>
                                  <a:lnTo>
                                    <a:pt x="3548" y="437"/>
                                  </a:lnTo>
                                  <a:lnTo>
                                    <a:pt x="3510" y="432"/>
                                  </a:lnTo>
                                  <a:lnTo>
                                    <a:pt x="3468" y="427"/>
                                  </a:lnTo>
                                  <a:lnTo>
                                    <a:pt x="3425" y="424"/>
                                  </a:lnTo>
                                  <a:lnTo>
                                    <a:pt x="3395" y="427"/>
                                  </a:lnTo>
                                  <a:lnTo>
                                    <a:pt x="3360" y="432"/>
                                  </a:lnTo>
                                  <a:lnTo>
                                    <a:pt x="3328" y="437"/>
                                  </a:lnTo>
                                  <a:lnTo>
                                    <a:pt x="3303" y="442"/>
                                  </a:lnTo>
                                  <a:lnTo>
                                    <a:pt x="3303" y="836"/>
                                  </a:lnTo>
                                  <a:lnTo>
                                    <a:pt x="3368" y="854"/>
                                  </a:lnTo>
                                  <a:lnTo>
                                    <a:pt x="3433" y="859"/>
                                  </a:lnTo>
                                  <a:lnTo>
                                    <a:pt x="3478" y="856"/>
                                  </a:lnTo>
                                  <a:lnTo>
                                    <a:pt x="3515" y="844"/>
                                  </a:lnTo>
                                  <a:lnTo>
                                    <a:pt x="3545" y="821"/>
                                  </a:lnTo>
                                  <a:lnTo>
                                    <a:pt x="3565" y="796"/>
                                  </a:lnTo>
                                  <a:lnTo>
                                    <a:pt x="3578" y="761"/>
                                  </a:lnTo>
                                  <a:lnTo>
                                    <a:pt x="3583" y="721"/>
                                  </a:lnTo>
                                  <a:close/>
                                  <a:moveTo>
                                    <a:pt x="3500" y="729"/>
                                  </a:moveTo>
                                  <a:lnTo>
                                    <a:pt x="3495" y="756"/>
                                  </a:lnTo>
                                  <a:lnTo>
                                    <a:pt x="3483" y="776"/>
                                  </a:lnTo>
                                  <a:lnTo>
                                    <a:pt x="3463" y="789"/>
                                  </a:lnTo>
                                  <a:lnTo>
                                    <a:pt x="3435" y="794"/>
                                  </a:lnTo>
                                  <a:lnTo>
                                    <a:pt x="3420" y="794"/>
                                  </a:lnTo>
                                  <a:lnTo>
                                    <a:pt x="3405" y="794"/>
                                  </a:lnTo>
                                  <a:lnTo>
                                    <a:pt x="3385" y="789"/>
                                  </a:lnTo>
                                  <a:lnTo>
                                    <a:pt x="3385" y="669"/>
                                  </a:lnTo>
                                  <a:lnTo>
                                    <a:pt x="3405" y="664"/>
                                  </a:lnTo>
                                  <a:lnTo>
                                    <a:pt x="3435" y="664"/>
                                  </a:lnTo>
                                  <a:lnTo>
                                    <a:pt x="3463" y="669"/>
                                  </a:lnTo>
                                  <a:lnTo>
                                    <a:pt x="3483" y="681"/>
                                  </a:lnTo>
                                  <a:lnTo>
                                    <a:pt x="3495" y="699"/>
                                  </a:lnTo>
                                  <a:lnTo>
                                    <a:pt x="3500" y="729"/>
                                  </a:lnTo>
                                  <a:close/>
                                  <a:moveTo>
                                    <a:pt x="425" y="210"/>
                                  </a:moveTo>
                                  <a:lnTo>
                                    <a:pt x="308" y="564"/>
                                  </a:lnTo>
                                  <a:lnTo>
                                    <a:pt x="545" y="564"/>
                                  </a:lnTo>
                                  <a:lnTo>
                                    <a:pt x="428" y="210"/>
                                  </a:lnTo>
                                  <a:lnTo>
                                    <a:pt x="425" y="210"/>
                                  </a:lnTo>
                                  <a:close/>
                                  <a:moveTo>
                                    <a:pt x="13" y="1151"/>
                                  </a:moveTo>
                                  <a:lnTo>
                                    <a:pt x="5" y="1151"/>
                                  </a:lnTo>
                                  <a:lnTo>
                                    <a:pt x="3" y="1156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0" y="1313"/>
                                  </a:lnTo>
                                  <a:lnTo>
                                    <a:pt x="3" y="1321"/>
                                  </a:lnTo>
                                  <a:lnTo>
                                    <a:pt x="5" y="1326"/>
                                  </a:lnTo>
                                  <a:lnTo>
                                    <a:pt x="13" y="1326"/>
                                  </a:lnTo>
                                  <a:lnTo>
                                    <a:pt x="840" y="1326"/>
                                  </a:lnTo>
                                  <a:lnTo>
                                    <a:pt x="845" y="1326"/>
                                  </a:lnTo>
                                  <a:lnTo>
                                    <a:pt x="850" y="1321"/>
                                  </a:lnTo>
                                  <a:lnTo>
                                    <a:pt x="853" y="1313"/>
                                  </a:lnTo>
                                  <a:lnTo>
                                    <a:pt x="853" y="1163"/>
                                  </a:lnTo>
                                  <a:lnTo>
                                    <a:pt x="850" y="1156"/>
                                  </a:lnTo>
                                  <a:lnTo>
                                    <a:pt x="845" y="1151"/>
                                  </a:lnTo>
                                  <a:lnTo>
                                    <a:pt x="840" y="1151"/>
                                  </a:lnTo>
                                  <a:lnTo>
                                    <a:pt x="13" y="1151"/>
                                  </a:lnTo>
                                  <a:close/>
                                  <a:moveTo>
                                    <a:pt x="425" y="0"/>
                                  </a:moveTo>
                                  <a:lnTo>
                                    <a:pt x="460" y="5"/>
                                  </a:lnTo>
                                  <a:lnTo>
                                    <a:pt x="490" y="15"/>
                                  </a:lnTo>
                                  <a:lnTo>
                                    <a:pt x="513" y="32"/>
                                  </a:lnTo>
                                  <a:lnTo>
                                    <a:pt x="530" y="52"/>
                                  </a:lnTo>
                                  <a:lnTo>
                                    <a:pt x="545" y="77"/>
                                  </a:lnTo>
                                  <a:lnTo>
                                    <a:pt x="558" y="102"/>
                                  </a:lnTo>
                                  <a:lnTo>
                                    <a:pt x="568" y="130"/>
                                  </a:lnTo>
                                  <a:lnTo>
                                    <a:pt x="573" y="142"/>
                                  </a:lnTo>
                                  <a:lnTo>
                                    <a:pt x="583" y="167"/>
                                  </a:lnTo>
                                  <a:lnTo>
                                    <a:pt x="595" y="202"/>
                                  </a:lnTo>
                                  <a:lnTo>
                                    <a:pt x="610" y="247"/>
                                  </a:lnTo>
                                  <a:lnTo>
                                    <a:pt x="630" y="297"/>
                                  </a:lnTo>
                                  <a:lnTo>
                                    <a:pt x="650" y="354"/>
                                  </a:lnTo>
                                  <a:lnTo>
                                    <a:pt x="673" y="414"/>
                                  </a:lnTo>
                                  <a:lnTo>
                                    <a:pt x="695" y="477"/>
                                  </a:lnTo>
                                  <a:lnTo>
                                    <a:pt x="718" y="539"/>
                                  </a:lnTo>
                                  <a:lnTo>
                                    <a:pt x="740" y="599"/>
                                  </a:lnTo>
                                  <a:lnTo>
                                    <a:pt x="760" y="657"/>
                                  </a:lnTo>
                                  <a:lnTo>
                                    <a:pt x="780" y="706"/>
                                  </a:lnTo>
                                  <a:lnTo>
                                    <a:pt x="795" y="751"/>
                                  </a:lnTo>
                                  <a:lnTo>
                                    <a:pt x="808" y="784"/>
                                  </a:lnTo>
                                  <a:lnTo>
                                    <a:pt x="818" y="809"/>
                                  </a:lnTo>
                                  <a:lnTo>
                                    <a:pt x="820" y="819"/>
                                  </a:lnTo>
                                  <a:lnTo>
                                    <a:pt x="820" y="824"/>
                                  </a:lnTo>
                                  <a:lnTo>
                                    <a:pt x="820" y="829"/>
                                  </a:lnTo>
                                  <a:lnTo>
                                    <a:pt x="818" y="834"/>
                                  </a:lnTo>
                                  <a:lnTo>
                                    <a:pt x="813" y="836"/>
                                  </a:lnTo>
                                  <a:lnTo>
                                    <a:pt x="803" y="841"/>
                                  </a:lnTo>
                                  <a:lnTo>
                                    <a:pt x="783" y="849"/>
                                  </a:lnTo>
                                  <a:lnTo>
                                    <a:pt x="758" y="859"/>
                                  </a:lnTo>
                                  <a:lnTo>
                                    <a:pt x="730" y="869"/>
                                  </a:lnTo>
                                  <a:lnTo>
                                    <a:pt x="705" y="879"/>
                                  </a:lnTo>
                                  <a:lnTo>
                                    <a:pt x="685" y="886"/>
                                  </a:lnTo>
                                  <a:lnTo>
                                    <a:pt x="675" y="889"/>
                                  </a:lnTo>
                                  <a:lnTo>
                                    <a:pt x="670" y="891"/>
                                  </a:lnTo>
                                  <a:lnTo>
                                    <a:pt x="665" y="889"/>
                                  </a:lnTo>
                                  <a:lnTo>
                                    <a:pt x="663" y="886"/>
                                  </a:lnTo>
                                  <a:lnTo>
                                    <a:pt x="660" y="881"/>
                                  </a:lnTo>
                                  <a:lnTo>
                                    <a:pt x="655" y="874"/>
                                  </a:lnTo>
                                  <a:lnTo>
                                    <a:pt x="650" y="856"/>
                                  </a:lnTo>
                                  <a:lnTo>
                                    <a:pt x="640" y="831"/>
                                  </a:lnTo>
                                  <a:lnTo>
                                    <a:pt x="630" y="804"/>
                                  </a:lnTo>
                                  <a:lnTo>
                                    <a:pt x="620" y="776"/>
                                  </a:lnTo>
                                  <a:lnTo>
                                    <a:pt x="613" y="751"/>
                                  </a:lnTo>
                                  <a:lnTo>
                                    <a:pt x="605" y="731"/>
                                  </a:lnTo>
                                  <a:lnTo>
                                    <a:pt x="600" y="719"/>
                                  </a:lnTo>
                                  <a:lnTo>
                                    <a:pt x="588" y="719"/>
                                  </a:lnTo>
                                  <a:lnTo>
                                    <a:pt x="560" y="719"/>
                                  </a:lnTo>
                                  <a:lnTo>
                                    <a:pt x="520" y="719"/>
                                  </a:lnTo>
                                  <a:lnTo>
                                    <a:pt x="475" y="719"/>
                                  </a:lnTo>
                                  <a:lnTo>
                                    <a:pt x="425" y="719"/>
                                  </a:lnTo>
                                  <a:lnTo>
                                    <a:pt x="378" y="719"/>
                                  </a:lnTo>
                                  <a:lnTo>
                                    <a:pt x="333" y="719"/>
                                  </a:lnTo>
                                  <a:lnTo>
                                    <a:pt x="293" y="719"/>
                                  </a:lnTo>
                                  <a:lnTo>
                                    <a:pt x="265" y="719"/>
                                  </a:lnTo>
                                  <a:lnTo>
                                    <a:pt x="253" y="719"/>
                                  </a:lnTo>
                                  <a:lnTo>
                                    <a:pt x="248" y="731"/>
                                  </a:lnTo>
                                  <a:lnTo>
                                    <a:pt x="240" y="751"/>
                                  </a:lnTo>
                                  <a:lnTo>
                                    <a:pt x="233" y="776"/>
                                  </a:lnTo>
                                  <a:lnTo>
                                    <a:pt x="223" y="804"/>
                                  </a:lnTo>
                                  <a:lnTo>
                                    <a:pt x="210" y="831"/>
                                  </a:lnTo>
                                  <a:lnTo>
                                    <a:pt x="203" y="856"/>
                                  </a:lnTo>
                                  <a:lnTo>
                                    <a:pt x="195" y="874"/>
                                  </a:lnTo>
                                  <a:lnTo>
                                    <a:pt x="193" y="881"/>
                                  </a:lnTo>
                                  <a:lnTo>
                                    <a:pt x="190" y="886"/>
                                  </a:lnTo>
                                  <a:lnTo>
                                    <a:pt x="183" y="891"/>
                                  </a:lnTo>
                                  <a:lnTo>
                                    <a:pt x="175" y="889"/>
                                  </a:lnTo>
                                  <a:lnTo>
                                    <a:pt x="168" y="886"/>
                                  </a:lnTo>
                                  <a:lnTo>
                                    <a:pt x="148" y="879"/>
                                  </a:lnTo>
                                  <a:lnTo>
                                    <a:pt x="123" y="869"/>
                                  </a:lnTo>
                                  <a:lnTo>
                                    <a:pt x="95" y="856"/>
                                  </a:lnTo>
                                  <a:lnTo>
                                    <a:pt x="68" y="849"/>
                                  </a:lnTo>
                                  <a:lnTo>
                                    <a:pt x="48" y="839"/>
                                  </a:lnTo>
                                  <a:lnTo>
                                    <a:pt x="40" y="836"/>
                                  </a:lnTo>
                                  <a:lnTo>
                                    <a:pt x="35" y="834"/>
                                  </a:lnTo>
                                  <a:lnTo>
                                    <a:pt x="33" y="829"/>
                                  </a:lnTo>
                                  <a:lnTo>
                                    <a:pt x="30" y="824"/>
                                  </a:lnTo>
                                  <a:lnTo>
                                    <a:pt x="33" y="819"/>
                                  </a:lnTo>
                                  <a:lnTo>
                                    <a:pt x="35" y="806"/>
                                  </a:lnTo>
                                  <a:lnTo>
                                    <a:pt x="45" y="784"/>
                                  </a:lnTo>
                                  <a:lnTo>
                                    <a:pt x="58" y="749"/>
                                  </a:lnTo>
                                  <a:lnTo>
                                    <a:pt x="73" y="706"/>
                                  </a:lnTo>
                                  <a:lnTo>
                                    <a:pt x="93" y="654"/>
                                  </a:lnTo>
                                  <a:lnTo>
                                    <a:pt x="113" y="599"/>
                                  </a:lnTo>
                                  <a:lnTo>
                                    <a:pt x="133" y="539"/>
                                  </a:lnTo>
                                  <a:lnTo>
                                    <a:pt x="155" y="477"/>
                                  </a:lnTo>
                                  <a:lnTo>
                                    <a:pt x="178" y="417"/>
                                  </a:lnTo>
                                  <a:lnTo>
                                    <a:pt x="200" y="357"/>
                                  </a:lnTo>
                                  <a:lnTo>
                                    <a:pt x="223" y="300"/>
                                  </a:lnTo>
                                  <a:lnTo>
                                    <a:pt x="240" y="247"/>
                                  </a:lnTo>
                                  <a:lnTo>
                                    <a:pt x="258" y="205"/>
                                  </a:lnTo>
                                  <a:lnTo>
                                    <a:pt x="270" y="167"/>
                                  </a:lnTo>
                                  <a:lnTo>
                                    <a:pt x="278" y="142"/>
                                  </a:lnTo>
                                  <a:lnTo>
                                    <a:pt x="283" y="130"/>
                                  </a:lnTo>
                                  <a:lnTo>
                                    <a:pt x="293" y="102"/>
                                  </a:lnTo>
                                  <a:lnTo>
                                    <a:pt x="305" y="77"/>
                                  </a:lnTo>
                                  <a:lnTo>
                                    <a:pt x="320" y="52"/>
                                  </a:lnTo>
                                  <a:lnTo>
                                    <a:pt x="340" y="32"/>
                                  </a:lnTo>
                                  <a:lnTo>
                                    <a:pt x="363" y="15"/>
                                  </a:lnTo>
                                  <a:lnTo>
                                    <a:pt x="390" y="5"/>
                                  </a:lnTo>
                                  <a:lnTo>
                                    <a:pt x="4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F00"/>
                            </a:solidFill>
                            <a:ln w="0">
                              <a:solidFill>
                                <a:srgbClr val="FF0F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84F6D7" id="Freeform 1" o:spid="_x0000_s1026" style="position:absolute;margin-left:51.45pt;margin-top:3.05pt;width:79.5pt;height:23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88,1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" path="m3143,652r-25,7l3100,676r-7,25l3100,729r18,17l3143,751r25,-5l3185,729r8,-28l3185,676r-17,-17l3143,652xm1403,699r2,-5l1410,676r5,-19l1423,634r5,-20l1433,604r5,-22l1445,557r8,-20l1455,522r3,-8l1460,514r3,8l1465,537r5,22l1478,582r5,20l1485,614r8,20l1498,657r7,19l1508,694r2,5l1403,699xm1555,851r90,l1510,434r-25,-5l1458,427r-18,l1428,429r-15,5l1268,851r87,l1358,846r5,-17l1370,801r10,-32l1530,769r10,32l1548,829r5,17l1555,851xm4488,851r-3,-5l4478,834r-10,-20l4458,791r-10,-20l4440,751r-7,-12l4420,719r-12,-15l4385,694r18,-8l4415,674r15,-25l4438,632r7,-10l4450,614r5,-5l4460,604r8,l4470,604r3,l4478,549r-18,-2l4440,549r-17,3l4408,557r-10,10l4390,577r-7,10l4378,602r-10,20l4355,644r-2,8l4350,657r-5,5l4340,664r-7,2l4325,666r-15,l4310,554r-77,l4233,851r77,l4310,729r13,l4333,729r7,2l4345,736r5,5l4355,749r5,10l4368,776r10,20l4385,816r8,18l4398,846r2,5l4488,851xm4163,851r,-297l4085,554r,112l3995,666r,-112l3918,554r,297l3995,851r,-122l4085,729r,122l4163,851xm2003,549r,287l2060,854r58,5l2163,854r35,-15l2225,816r15,-32l2245,744r-5,-35l2228,681r-25,-22l2173,647r-40,-5l2108,642r-28,7l2080,549r-77,xm2165,749r-2,20l2155,784r-15,10l2115,799r-5,l2103,799r-5,-3l2090,796r-10,-2l2080,706r10,l2098,704r5,l2105,704r5,l2115,701r23,5l2153,714r10,15l2165,749xm3875,824r-15,-30l3853,766r-3,-32l3850,654r,-30l3845,604r-5,-15l3833,577r-13,-13l3800,554r-25,-7l3743,547r-53,2l3640,557r13,57l3685,612r30,-3l3740,612r18,2l3768,622r2,15l3773,657r,14l3760,669r-12,-3l3733,664r-43,5l3658,684r-25,20l3618,731r-5,35l3618,799r15,25l3653,844r27,10l3710,859r30,-3l3768,849r7,-3l3780,844r3,-3l3790,836r5,-2l3803,839r5,7l3815,851r5,5l3825,859r50,-35xm3778,789r-23,5l3735,796r-20,-2l3703,786r-10,-12l3690,756r3,-20l3705,724r18,-5l3750,716r8,l3768,716r5,3l3773,741r,28l3778,789xm3008,824r-15,-30l2985,766r-2,-32l2983,654r,-30l2978,604r-5,-15l2965,577r-12,-13l2933,554r-25,-7l2875,547r-52,2l2773,557r12,57l2818,612r30,-3l2873,612r17,2l2900,622r3,15l2905,657r,14l2893,669r-13,-3l2865,664r-42,5l2790,684r-25,20l2750,731r-5,35l2750,799r15,25l2785,844r28,10l2843,859r30,-3l2900,849r8,-3l2913,844r2,-3l2923,836r5,-2l2935,839r5,7l2948,851r5,5l2958,859r50,-35xm2910,789r-22,5l2868,796r-20,-2l2835,786r-10,-12l2823,756r2,-20l2838,724r17,-5l2883,716r7,l2900,716r5,3l2905,741r,28l2910,789xm1940,851r,-287l1900,554r-37,-7l1820,547r-40,l1743,554r-40,10l1703,711r,33l1700,764r-2,12l1693,786r-5,8l1680,804r-10,7l1693,859r27,-10l1743,836r17,-17l1770,794r8,-30l1780,726r,-109l1795,614r13,l1820,614r15,l1845,614r18,3l1863,851r77,xm2535,949r,-108l2548,849r22,5l2598,856r32,-5l2658,839r25,-23l2700,786r10,-40l2715,701r-5,-49l2698,612r-18,-30l2655,562r-32,-13l2585,544r-25,3l2535,554r,-127l2458,427r,127l2433,547r-25,-3l2370,549r-32,13l2313,584r-20,30l2283,654r-5,47l2283,749r10,37l2310,819r23,20l2360,854r33,2l2423,854r20,-5l2458,841r,108l2535,949xm2358,701r5,-37l2373,634r17,-17l2413,612r15,l2440,614r18,5l2458,784r-15,5l2430,791r-12,l2395,786r-17,-10l2368,756r-8,-22l2358,701xm2633,701r-3,38l2618,766r-18,18l2575,791r-12,l2550,789r-15,-5l2535,619r18,-5l2565,612r15,l2603,617r17,17l2630,662r3,39xm3583,721r-3,-35l3568,657r-18,-25l3523,614r-33,-12l3448,597r-30,2l3385,604r,-105l3415,497r40,-3l3500,497r45,2l3548,437r-38,-5l3468,427r-43,-3l3395,427r-35,5l3328,437r-25,5l3303,836r65,18l3433,859r45,-3l3515,844r30,-23l3565,796r13,-35l3583,721xm3500,729r-5,27l3483,776r-20,13l3435,794r-15,l3405,794r-20,-5l3385,669r20,-5l3435,664r28,5l3483,681r12,18l3500,729xm425,210l308,564r237,l428,210r-3,xm13,1151r-8,l3,1156r-3,7l,1313r3,8l5,1326r8,l840,1326r5,l850,1321r3,-8l853,1163r-3,-7l845,1151r-5,l13,1151xm425,r35,5l490,15r23,17l530,52r15,25l558,102r10,28l573,142r10,25l595,202r15,45l630,297r20,57l673,414r22,63l718,539r22,60l760,657r20,49l795,751r13,33l818,809r2,10l820,824r,5l818,834r-5,2l803,841r-20,8l758,859r-28,10l705,879r-20,7l675,889r-5,2l665,889r-2,-3l660,881r-5,-7l650,856,640,831,630,804,620,776r-7,-25l605,731r-5,-12l588,719r-28,l520,719r-45,l425,719r-47,l333,719r-40,l265,719r-12,l248,731r-8,20l233,776r-10,28l210,831r-7,25l195,874r-2,7l190,886r-7,5l175,889r-7,-3l148,879,123,869,95,856,68,849,48,839r-8,-3l35,834r-2,-5l30,824r3,-5l35,806,45,784,58,749,73,706,93,654r20,-55l133,539r22,-62l178,417r22,-60l223,300r17,-53l258,205r12,-38l278,142r5,-12l293,102,305,77,320,52,340,32,363,15,390,5,425,xe" fillcolor="#ff0f00" strokecolor="#ff0f00" strokeweight="0">
                    <v:path arrowok="t" o:connecttype="custom" o:connectlocs="718318,157626;322377,135814;332501,130867;370070,191354;306629,186407;1007400,187532;990528,154253;1006276,135814;982654,139862;952284,124571;980854,170667;918988,124571;936536,191354;503925,159424;486603,172916;470180,158750;871745,185283;854873,124571;847674,139862;813929,164371;850374,189780;849924,177413;843625,160998;671075,165046;635081,123447;653528,150880;622033,185283;658702,187532;640705,178537;653528,161673;392117,124571;380868,193153;409439,138063;584463,192479;597286,126370;533171,123447;530921,192029;537670,138738;534971,174490;573665,177413;806055,162123;768261,111755;748689,98263;806055,162123;766011,149306;95611,47220;190097,298162;110234,3373;141729,66783;184023,181910;158601,197650;141729,180786;85037,161673;45668,192479;15298,190905;16423,158750;60741,37551" o:connectangles="0,0,0,0,0,0,0,0,0,0,0,0,0,0,0,0,0,0,0,0,0,0,0,0,0,0,0,0,0,0,0,0,0,0,0,0,0,0,0,0,0,0,0,0,0,0,0,0,0,0,0,0,0,0,0,0,0"/>
                    <o:lock v:ext="edit" aspectratio="t" verticies="t"/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5674" w:type="dxa"/>
          <w:gridSpan w:val="2"/>
        </w:tcPr>
        <w:p w14:paraId="4E0C9AA8" w14:textId="4F277AD0" w:rsidR="004D34C6" w:rsidRPr="002B3428" w:rsidRDefault="004D34C6" w:rsidP="008676A0">
          <w:pPr>
            <w:pStyle w:val="DatesNotes"/>
            <w:spacing w:line="240" w:lineRule="auto"/>
            <w:ind w:firstLine="0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  <w:lang w:val="ru-RU"/>
            </w:rPr>
            <w:t xml:space="preserve">Руководство администратора </w:t>
          </w:r>
          <w:r>
            <w:rPr>
              <w:rFonts w:ascii="Times New Roman" w:hAnsi="Times New Roman"/>
              <w:sz w:val="24"/>
              <w:szCs w:val="24"/>
            </w:rPr>
            <w:t>Hadoop</w:t>
          </w:r>
        </w:p>
      </w:tc>
    </w:tr>
    <w:tr w:rsidR="004D34C6" w14:paraId="20BE6B97" w14:textId="77777777" w:rsidTr="002B3428">
      <w:trPr>
        <w:cantSplit/>
      </w:trPr>
      <w:tc>
        <w:tcPr>
          <w:tcW w:w="3686" w:type="dxa"/>
          <w:vMerge/>
        </w:tcPr>
        <w:p w14:paraId="1B5C1373" w14:textId="77777777" w:rsidR="004D34C6" w:rsidRDefault="004D34C6" w:rsidP="001B1442">
          <w:pPr>
            <w:spacing w:line="240" w:lineRule="auto"/>
            <w:ind w:firstLine="0"/>
            <w:jc w:val="center"/>
            <w:rPr>
              <w:b/>
            </w:rPr>
          </w:pPr>
        </w:p>
      </w:tc>
      <w:tc>
        <w:tcPr>
          <w:tcW w:w="2794" w:type="dxa"/>
        </w:tcPr>
        <w:p w14:paraId="3662E4DD" w14:textId="77777777" w:rsidR="004D34C6" w:rsidRDefault="004D34C6" w:rsidP="001B1442">
          <w:pPr>
            <w:spacing w:line="240" w:lineRule="auto"/>
            <w:ind w:firstLine="0"/>
            <w:rPr>
              <w:b/>
            </w:rPr>
          </w:pPr>
          <w:r>
            <w:rPr>
              <w:b/>
            </w:rPr>
            <w:t>Дата</w:t>
          </w:r>
        </w:p>
      </w:tc>
      <w:tc>
        <w:tcPr>
          <w:tcW w:w="2880" w:type="dxa"/>
        </w:tcPr>
        <w:p w14:paraId="0AF2D412" w14:textId="75909880" w:rsidR="004D34C6" w:rsidRPr="00891585" w:rsidRDefault="004D34C6" w:rsidP="00A16FD4">
          <w:pPr>
            <w:spacing w:line="240" w:lineRule="auto"/>
            <w:ind w:firstLine="0"/>
            <w:jc w:val="right"/>
            <w:rPr>
              <w:b/>
              <w:lang w:val="en-US"/>
            </w:rPr>
          </w:pPr>
          <w:ins w:id="1472" w:author="Шилин Виталий Алексеевич" w:date="2018-09-12T15:27:00Z">
            <w:r>
              <w:rPr>
                <w:b/>
                <w:lang w:val="en-US"/>
              </w:rPr>
              <w:t>12</w:t>
            </w:r>
          </w:ins>
          <w:del w:id="1473" w:author="Шилин Виталий Алексеевич" w:date="2018-09-12T15:27:00Z">
            <w:r w:rsidDel="00412DEB">
              <w:rPr>
                <w:b/>
                <w:lang w:val="en-US"/>
              </w:rPr>
              <w:delText>09</w:delText>
            </w:r>
          </w:del>
          <w:r>
            <w:rPr>
              <w:b/>
              <w:lang w:val="en-US"/>
            </w:rPr>
            <w:t>.0</w:t>
          </w:r>
          <w:ins w:id="1474" w:author="Шилин Виталий Алексеевич" w:date="2018-09-12T15:27:00Z">
            <w:r>
              <w:rPr>
                <w:b/>
                <w:lang w:val="en-US"/>
              </w:rPr>
              <w:t>9</w:t>
            </w:r>
          </w:ins>
          <w:del w:id="1475" w:author="Шилин Виталий Алексеевич" w:date="2018-09-12T15:27:00Z">
            <w:r w:rsidDel="00412DEB">
              <w:rPr>
                <w:b/>
                <w:lang w:val="en-US"/>
              </w:rPr>
              <w:delText>7</w:delText>
            </w:r>
          </w:del>
          <w:r>
            <w:rPr>
              <w:b/>
            </w:rPr>
            <w:t>.201</w:t>
          </w:r>
          <w:r>
            <w:rPr>
              <w:b/>
              <w:lang w:val="en-US"/>
            </w:rPr>
            <w:t>8</w:t>
          </w:r>
        </w:p>
      </w:tc>
    </w:tr>
    <w:tr w:rsidR="004D34C6" w14:paraId="262222B7" w14:textId="77777777" w:rsidTr="002B3428">
      <w:trPr>
        <w:cantSplit/>
      </w:trPr>
      <w:tc>
        <w:tcPr>
          <w:tcW w:w="3686" w:type="dxa"/>
          <w:vMerge/>
        </w:tcPr>
        <w:p w14:paraId="44324A69" w14:textId="77777777" w:rsidR="004D34C6" w:rsidRDefault="004D34C6" w:rsidP="001B1442">
          <w:pPr>
            <w:spacing w:line="240" w:lineRule="auto"/>
            <w:ind w:firstLine="0"/>
            <w:jc w:val="center"/>
            <w:rPr>
              <w:b/>
            </w:rPr>
          </w:pPr>
        </w:p>
      </w:tc>
      <w:tc>
        <w:tcPr>
          <w:tcW w:w="2794" w:type="dxa"/>
        </w:tcPr>
        <w:p w14:paraId="585D6DB8" w14:textId="77777777" w:rsidR="004D34C6" w:rsidRDefault="004D34C6" w:rsidP="001B1442">
          <w:pPr>
            <w:spacing w:line="240" w:lineRule="auto"/>
            <w:ind w:firstLine="0"/>
            <w:rPr>
              <w:b/>
            </w:rPr>
          </w:pPr>
          <w:r>
            <w:rPr>
              <w:b/>
            </w:rPr>
            <w:t>Версия</w:t>
          </w:r>
        </w:p>
      </w:tc>
      <w:tc>
        <w:tcPr>
          <w:tcW w:w="2880" w:type="dxa"/>
        </w:tcPr>
        <w:p w14:paraId="134701F0" w14:textId="400EF8FD" w:rsidR="004D34C6" w:rsidRPr="00891585" w:rsidRDefault="004D34C6" w:rsidP="005A1EA6">
          <w:pPr>
            <w:spacing w:line="240" w:lineRule="auto"/>
            <w:ind w:firstLine="0"/>
            <w:jc w:val="right"/>
            <w:rPr>
              <w:b/>
              <w:lang w:val="en-US"/>
            </w:rPr>
          </w:pPr>
          <w:r>
            <w:rPr>
              <w:b/>
              <w:lang w:val="en-US"/>
            </w:rPr>
            <w:t>0.</w:t>
          </w:r>
          <w:del w:id="1476" w:author="Роман Коротков" w:date="2018-08-17T13:15:00Z">
            <w:r w:rsidDel="005A1EA6">
              <w:rPr>
                <w:b/>
                <w:lang w:val="en-US"/>
              </w:rPr>
              <w:delText>2</w:delText>
            </w:r>
          </w:del>
          <w:ins w:id="1477" w:author="Шилин Виталий Алексеевич" w:date="2018-09-12T15:27:00Z">
            <w:r>
              <w:rPr>
                <w:b/>
                <w:lang w:val="en-US"/>
              </w:rPr>
              <w:t>5</w:t>
            </w:r>
          </w:ins>
          <w:ins w:id="1478" w:author="Роман Коротков" w:date="2018-08-17T13:15:00Z">
            <w:del w:id="1479" w:author="Шилин Виталий Алексеевич" w:date="2018-09-12T15:27:00Z">
              <w:r w:rsidDel="00412DEB">
                <w:rPr>
                  <w:b/>
                  <w:lang w:val="en-US"/>
                </w:rPr>
                <w:delText>3</w:delText>
              </w:r>
            </w:del>
          </w:ins>
        </w:p>
      </w:tc>
    </w:tr>
  </w:tbl>
  <w:p w14:paraId="069A87BF" w14:textId="24005825" w:rsidR="004D34C6" w:rsidRPr="00EB7155" w:rsidRDefault="004D34C6" w:rsidP="001B1442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71FC53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3370164"/>
    <w:multiLevelType w:val="hybridMultilevel"/>
    <w:tmpl w:val="59B60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D7989"/>
    <w:multiLevelType w:val="hybridMultilevel"/>
    <w:tmpl w:val="F3C0D698"/>
    <w:lvl w:ilvl="0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" w15:restartNumberingAfterBreak="0">
    <w:nsid w:val="03FB5AC5"/>
    <w:multiLevelType w:val="hybridMultilevel"/>
    <w:tmpl w:val="F564A250"/>
    <w:lvl w:ilvl="0" w:tplc="6DE430BC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DD7454"/>
    <w:multiLevelType w:val="hybridMultilevel"/>
    <w:tmpl w:val="209E9AA8"/>
    <w:lvl w:ilvl="0" w:tplc="FC76F0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53366"/>
    <w:multiLevelType w:val="multilevel"/>
    <w:tmpl w:val="3A3425E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6F149E5"/>
    <w:multiLevelType w:val="hybridMultilevel"/>
    <w:tmpl w:val="6BF641E6"/>
    <w:lvl w:ilvl="0" w:tplc="0419000F">
      <w:start w:val="1"/>
      <w:numFmt w:val="bullet"/>
      <w:pStyle w:val="ListBullet1"/>
      <w:lvlText w:val=""/>
      <w:lvlJc w:val="left"/>
      <w:pPr>
        <w:tabs>
          <w:tab w:val="num" w:pos="1778"/>
        </w:tabs>
        <w:ind w:left="1758" w:hanging="34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E1B57"/>
    <w:multiLevelType w:val="hybridMultilevel"/>
    <w:tmpl w:val="EB2CA78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  <w:color w:val="auto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F62C6"/>
    <w:multiLevelType w:val="hybridMultilevel"/>
    <w:tmpl w:val="A3F8DB9A"/>
    <w:lvl w:ilvl="0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281C05A4"/>
    <w:multiLevelType w:val="multilevel"/>
    <w:tmpl w:val="61AC7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2146C5"/>
    <w:multiLevelType w:val="multilevel"/>
    <w:tmpl w:val="B0C4BFB4"/>
    <w:lvl w:ilvl="0">
      <w:start w:val="1"/>
      <w:numFmt w:val="decimal"/>
      <w:pStyle w:val="1"/>
      <w:lvlText w:val="%1"/>
      <w:lvlJc w:val="left"/>
      <w:pPr>
        <w:tabs>
          <w:tab w:val="num" w:pos="3410"/>
        </w:tabs>
        <w:ind w:left="3410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tabs>
          <w:tab w:val="num" w:pos="1146"/>
        </w:tabs>
        <w:ind w:left="1146" w:hanging="720"/>
      </w:pPr>
      <w:rPr>
        <w:b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3"/>
        </w:tabs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386E059D"/>
    <w:multiLevelType w:val="hybridMultilevel"/>
    <w:tmpl w:val="1E04CB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755668"/>
    <w:multiLevelType w:val="hybridMultilevel"/>
    <w:tmpl w:val="4E043E7A"/>
    <w:lvl w:ilvl="0" w:tplc="359645EC">
      <w:start w:val="1"/>
      <w:numFmt w:val="decimal"/>
      <w:pStyle w:val="ListB1"/>
      <w:lvlText w:val="%1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3" w15:restartNumberingAfterBreak="0">
    <w:nsid w:val="46FF6017"/>
    <w:multiLevelType w:val="hybridMultilevel"/>
    <w:tmpl w:val="4E6E67B4"/>
    <w:lvl w:ilvl="0" w:tplc="F2A43F98">
      <w:start w:val="26"/>
      <w:numFmt w:val="bullet"/>
      <w:pStyle w:val="a0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0529D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1DA16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604F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A0E9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CFC34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22B6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D268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80CDE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9B7A4B"/>
    <w:multiLevelType w:val="hybridMultilevel"/>
    <w:tmpl w:val="21EEF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152654"/>
    <w:multiLevelType w:val="hybridMultilevel"/>
    <w:tmpl w:val="1E04CB0C"/>
    <w:lvl w:ilvl="0" w:tplc="1E10A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03C5A9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2E654F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8002DFC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3F2C41C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A22976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668A8A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674DD42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2AAAC66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FE1409"/>
    <w:multiLevelType w:val="hybridMultilevel"/>
    <w:tmpl w:val="E042C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DE20EE"/>
    <w:multiLevelType w:val="hybridMultilevel"/>
    <w:tmpl w:val="E02A3C88"/>
    <w:lvl w:ilvl="0" w:tplc="0419000F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9EB88C10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7266D34"/>
    <w:multiLevelType w:val="hybridMultilevel"/>
    <w:tmpl w:val="B9A0B344"/>
    <w:lvl w:ilvl="0" w:tplc="040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13"/>
  </w:num>
  <w:num w:numId="4">
    <w:abstractNumId w:val="6"/>
  </w:num>
  <w:num w:numId="5">
    <w:abstractNumId w:val="0"/>
  </w:num>
  <w:num w:numId="6">
    <w:abstractNumId w:val="3"/>
  </w:num>
  <w:num w:numId="7">
    <w:abstractNumId w:val="12"/>
  </w:num>
  <w:num w:numId="8">
    <w:abstractNumId w:val="7"/>
  </w:num>
  <w:num w:numId="9">
    <w:abstractNumId w:val="4"/>
  </w:num>
  <w:num w:numId="10">
    <w:abstractNumId w:val="17"/>
  </w:num>
  <w:num w:numId="11">
    <w:abstractNumId w:val="15"/>
  </w:num>
  <w:num w:numId="12">
    <w:abstractNumId w:val="11"/>
  </w:num>
  <w:num w:numId="13">
    <w:abstractNumId w:val="9"/>
  </w:num>
  <w:num w:numId="14">
    <w:abstractNumId w:val="14"/>
  </w:num>
  <w:num w:numId="15">
    <w:abstractNumId w:val="18"/>
  </w:num>
  <w:num w:numId="16">
    <w:abstractNumId w:val="5"/>
  </w:num>
  <w:num w:numId="17">
    <w:abstractNumId w:val="8"/>
  </w:num>
  <w:num w:numId="18">
    <w:abstractNumId w:val="2"/>
  </w:num>
  <w:num w:numId="19">
    <w:abstractNumId w:val="1"/>
  </w:num>
  <w:num w:numId="20">
    <w:abstractNumId w:val="16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ман Коротков">
    <w15:presenceInfo w15:providerId="None" w15:userId="Роман Коротков"/>
  </w15:person>
  <w15:person w15:author="Windows User">
    <w15:presenceInfo w15:providerId="None" w15:userId="Windows User"/>
  </w15:person>
  <w15:person w15:author="Шилин Виталий Алексеевич">
    <w15:presenceInfo w15:providerId="None" w15:userId="Шилин Виталий Алексеевич"/>
  </w15:person>
  <w15:person w15:author="Бижанов Руслан Жиенеевич">
    <w15:presenceInfo w15:providerId="None" w15:userId="Бижанов Руслан Жиене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trackRevisions/>
  <w:doNotTrackFormatting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28"/>
    <w:rsid w:val="00001DE2"/>
    <w:rsid w:val="00007ED3"/>
    <w:rsid w:val="00010965"/>
    <w:rsid w:val="00013FE6"/>
    <w:rsid w:val="00014727"/>
    <w:rsid w:val="00014DBF"/>
    <w:rsid w:val="000151E6"/>
    <w:rsid w:val="0001524D"/>
    <w:rsid w:val="000157CF"/>
    <w:rsid w:val="0002230F"/>
    <w:rsid w:val="00023D5F"/>
    <w:rsid w:val="00024CA9"/>
    <w:rsid w:val="00033738"/>
    <w:rsid w:val="00034932"/>
    <w:rsid w:val="00034F79"/>
    <w:rsid w:val="0003632C"/>
    <w:rsid w:val="000366C2"/>
    <w:rsid w:val="00041634"/>
    <w:rsid w:val="00041CE8"/>
    <w:rsid w:val="00043CFC"/>
    <w:rsid w:val="00054B69"/>
    <w:rsid w:val="00055F11"/>
    <w:rsid w:val="00056D29"/>
    <w:rsid w:val="00063597"/>
    <w:rsid w:val="00070BFF"/>
    <w:rsid w:val="000722E2"/>
    <w:rsid w:val="00075F00"/>
    <w:rsid w:val="000765C0"/>
    <w:rsid w:val="00085A84"/>
    <w:rsid w:val="00086520"/>
    <w:rsid w:val="000874B3"/>
    <w:rsid w:val="000A1DAF"/>
    <w:rsid w:val="000A618F"/>
    <w:rsid w:val="000A7832"/>
    <w:rsid w:val="000B06FA"/>
    <w:rsid w:val="000C32DF"/>
    <w:rsid w:val="000C4CEE"/>
    <w:rsid w:val="000C675F"/>
    <w:rsid w:val="000E4B2D"/>
    <w:rsid w:val="000E701C"/>
    <w:rsid w:val="001004EF"/>
    <w:rsid w:val="00100723"/>
    <w:rsid w:val="00100B44"/>
    <w:rsid w:val="00107F67"/>
    <w:rsid w:val="00110D0F"/>
    <w:rsid w:val="00112840"/>
    <w:rsid w:val="00113857"/>
    <w:rsid w:val="001156F3"/>
    <w:rsid w:val="001168E4"/>
    <w:rsid w:val="00116C81"/>
    <w:rsid w:val="00117AE7"/>
    <w:rsid w:val="00120501"/>
    <w:rsid w:val="001208FC"/>
    <w:rsid w:val="00124397"/>
    <w:rsid w:val="00124619"/>
    <w:rsid w:val="0013197C"/>
    <w:rsid w:val="001379E2"/>
    <w:rsid w:val="00140F48"/>
    <w:rsid w:val="001419A2"/>
    <w:rsid w:val="00141EC1"/>
    <w:rsid w:val="0014779F"/>
    <w:rsid w:val="00147BD2"/>
    <w:rsid w:val="001513AE"/>
    <w:rsid w:val="001517A3"/>
    <w:rsid w:val="00151EBF"/>
    <w:rsid w:val="00152077"/>
    <w:rsid w:val="0015272D"/>
    <w:rsid w:val="00152987"/>
    <w:rsid w:val="00162D52"/>
    <w:rsid w:val="0016495B"/>
    <w:rsid w:val="00164FF0"/>
    <w:rsid w:val="00166EB5"/>
    <w:rsid w:val="0016766E"/>
    <w:rsid w:val="00170D6D"/>
    <w:rsid w:val="00171385"/>
    <w:rsid w:val="0017284F"/>
    <w:rsid w:val="00173D35"/>
    <w:rsid w:val="00175F79"/>
    <w:rsid w:val="00177C24"/>
    <w:rsid w:val="00182B5A"/>
    <w:rsid w:val="00195521"/>
    <w:rsid w:val="00195E81"/>
    <w:rsid w:val="001A20D6"/>
    <w:rsid w:val="001A26B5"/>
    <w:rsid w:val="001A3CF5"/>
    <w:rsid w:val="001A3D81"/>
    <w:rsid w:val="001A3E9C"/>
    <w:rsid w:val="001A64F0"/>
    <w:rsid w:val="001A742E"/>
    <w:rsid w:val="001B1442"/>
    <w:rsid w:val="001B5028"/>
    <w:rsid w:val="001B69F0"/>
    <w:rsid w:val="001B7025"/>
    <w:rsid w:val="001D2254"/>
    <w:rsid w:val="001D4D2E"/>
    <w:rsid w:val="001D57E4"/>
    <w:rsid w:val="001D60E4"/>
    <w:rsid w:val="001D79CC"/>
    <w:rsid w:val="001E4795"/>
    <w:rsid w:val="001E4C21"/>
    <w:rsid w:val="001E5B63"/>
    <w:rsid w:val="001E6D43"/>
    <w:rsid w:val="001F11F3"/>
    <w:rsid w:val="0020101F"/>
    <w:rsid w:val="00204CCE"/>
    <w:rsid w:val="0021128E"/>
    <w:rsid w:val="00213C69"/>
    <w:rsid w:val="002204CC"/>
    <w:rsid w:val="00223C12"/>
    <w:rsid w:val="00233FF5"/>
    <w:rsid w:val="00234300"/>
    <w:rsid w:val="00236A8C"/>
    <w:rsid w:val="00237338"/>
    <w:rsid w:val="00240729"/>
    <w:rsid w:val="00244251"/>
    <w:rsid w:val="00244971"/>
    <w:rsid w:val="002513DA"/>
    <w:rsid w:val="00255061"/>
    <w:rsid w:val="002713B8"/>
    <w:rsid w:val="00271623"/>
    <w:rsid w:val="00274AD4"/>
    <w:rsid w:val="00274EF0"/>
    <w:rsid w:val="002752F7"/>
    <w:rsid w:val="00275F48"/>
    <w:rsid w:val="002809AB"/>
    <w:rsid w:val="00281D73"/>
    <w:rsid w:val="00281F46"/>
    <w:rsid w:val="0028342D"/>
    <w:rsid w:val="00283C76"/>
    <w:rsid w:val="0029411F"/>
    <w:rsid w:val="002941A6"/>
    <w:rsid w:val="00297844"/>
    <w:rsid w:val="002A2C88"/>
    <w:rsid w:val="002A4079"/>
    <w:rsid w:val="002A64C2"/>
    <w:rsid w:val="002B1B4E"/>
    <w:rsid w:val="002B2A08"/>
    <w:rsid w:val="002B3428"/>
    <w:rsid w:val="002B52F4"/>
    <w:rsid w:val="002C4B60"/>
    <w:rsid w:val="002C4F3E"/>
    <w:rsid w:val="002C5164"/>
    <w:rsid w:val="002C569D"/>
    <w:rsid w:val="002C681D"/>
    <w:rsid w:val="002C73F8"/>
    <w:rsid w:val="002D0BAB"/>
    <w:rsid w:val="002D38D0"/>
    <w:rsid w:val="002D745A"/>
    <w:rsid w:val="002E162E"/>
    <w:rsid w:val="002E3606"/>
    <w:rsid w:val="002E62F3"/>
    <w:rsid w:val="002F050C"/>
    <w:rsid w:val="002F407C"/>
    <w:rsid w:val="002F603D"/>
    <w:rsid w:val="002F6EE5"/>
    <w:rsid w:val="00312E64"/>
    <w:rsid w:val="0031341C"/>
    <w:rsid w:val="003137DA"/>
    <w:rsid w:val="00316531"/>
    <w:rsid w:val="0032238A"/>
    <w:rsid w:val="00323315"/>
    <w:rsid w:val="00325590"/>
    <w:rsid w:val="00326D9B"/>
    <w:rsid w:val="003301FD"/>
    <w:rsid w:val="00330773"/>
    <w:rsid w:val="003334EA"/>
    <w:rsid w:val="00335BBB"/>
    <w:rsid w:val="003365F4"/>
    <w:rsid w:val="003406D5"/>
    <w:rsid w:val="00342E12"/>
    <w:rsid w:val="003442EC"/>
    <w:rsid w:val="00351FD4"/>
    <w:rsid w:val="00353EB7"/>
    <w:rsid w:val="003544D2"/>
    <w:rsid w:val="00356141"/>
    <w:rsid w:val="00356251"/>
    <w:rsid w:val="00356FE9"/>
    <w:rsid w:val="003667A4"/>
    <w:rsid w:val="003717E3"/>
    <w:rsid w:val="00371DC9"/>
    <w:rsid w:val="00374D68"/>
    <w:rsid w:val="00374F03"/>
    <w:rsid w:val="003753B2"/>
    <w:rsid w:val="0038255F"/>
    <w:rsid w:val="003828C6"/>
    <w:rsid w:val="00383901"/>
    <w:rsid w:val="003842C8"/>
    <w:rsid w:val="003852E8"/>
    <w:rsid w:val="00387658"/>
    <w:rsid w:val="003930A4"/>
    <w:rsid w:val="00396A1E"/>
    <w:rsid w:val="00397C78"/>
    <w:rsid w:val="00397C80"/>
    <w:rsid w:val="003A1981"/>
    <w:rsid w:val="003A5377"/>
    <w:rsid w:val="003A566A"/>
    <w:rsid w:val="003A6EE7"/>
    <w:rsid w:val="003B22DC"/>
    <w:rsid w:val="003B255F"/>
    <w:rsid w:val="003B3F28"/>
    <w:rsid w:val="003B42F4"/>
    <w:rsid w:val="003B4977"/>
    <w:rsid w:val="003C38F7"/>
    <w:rsid w:val="003C39B4"/>
    <w:rsid w:val="003C479E"/>
    <w:rsid w:val="003D0F69"/>
    <w:rsid w:val="003E6240"/>
    <w:rsid w:val="003F4044"/>
    <w:rsid w:val="003F4098"/>
    <w:rsid w:val="003F607A"/>
    <w:rsid w:val="00401FEF"/>
    <w:rsid w:val="00404283"/>
    <w:rsid w:val="00407302"/>
    <w:rsid w:val="00412DEB"/>
    <w:rsid w:val="00414A5D"/>
    <w:rsid w:val="00416347"/>
    <w:rsid w:val="00420D72"/>
    <w:rsid w:val="00427C05"/>
    <w:rsid w:val="00432644"/>
    <w:rsid w:val="004517D7"/>
    <w:rsid w:val="004519F0"/>
    <w:rsid w:val="0045243F"/>
    <w:rsid w:val="0045317F"/>
    <w:rsid w:val="0045624C"/>
    <w:rsid w:val="00460102"/>
    <w:rsid w:val="004605E3"/>
    <w:rsid w:val="004627FC"/>
    <w:rsid w:val="004659BD"/>
    <w:rsid w:val="0047044C"/>
    <w:rsid w:val="00470970"/>
    <w:rsid w:val="0047628A"/>
    <w:rsid w:val="00477B2D"/>
    <w:rsid w:val="00490A98"/>
    <w:rsid w:val="00490D00"/>
    <w:rsid w:val="00491A21"/>
    <w:rsid w:val="00496395"/>
    <w:rsid w:val="00496F79"/>
    <w:rsid w:val="00497997"/>
    <w:rsid w:val="004A1D20"/>
    <w:rsid w:val="004A72D4"/>
    <w:rsid w:val="004B0475"/>
    <w:rsid w:val="004B07B9"/>
    <w:rsid w:val="004B0DFB"/>
    <w:rsid w:val="004B2380"/>
    <w:rsid w:val="004B2D37"/>
    <w:rsid w:val="004B7345"/>
    <w:rsid w:val="004B7B9F"/>
    <w:rsid w:val="004C02F2"/>
    <w:rsid w:val="004C0C3F"/>
    <w:rsid w:val="004C2D3B"/>
    <w:rsid w:val="004C4FBA"/>
    <w:rsid w:val="004D0A39"/>
    <w:rsid w:val="004D34C6"/>
    <w:rsid w:val="004D464A"/>
    <w:rsid w:val="004D71E2"/>
    <w:rsid w:val="004D78C7"/>
    <w:rsid w:val="004E22E6"/>
    <w:rsid w:val="004E3E48"/>
    <w:rsid w:val="004E5F1D"/>
    <w:rsid w:val="004E787C"/>
    <w:rsid w:val="004F0C50"/>
    <w:rsid w:val="004F0ED5"/>
    <w:rsid w:val="004F3047"/>
    <w:rsid w:val="004F70CE"/>
    <w:rsid w:val="00501048"/>
    <w:rsid w:val="005128DA"/>
    <w:rsid w:val="00513F24"/>
    <w:rsid w:val="005167B8"/>
    <w:rsid w:val="005175B5"/>
    <w:rsid w:val="00520407"/>
    <w:rsid w:val="00524EFB"/>
    <w:rsid w:val="0052500D"/>
    <w:rsid w:val="00525486"/>
    <w:rsid w:val="00527D48"/>
    <w:rsid w:val="00531CC2"/>
    <w:rsid w:val="00533D95"/>
    <w:rsid w:val="0054179E"/>
    <w:rsid w:val="00541998"/>
    <w:rsid w:val="00542745"/>
    <w:rsid w:val="005427A4"/>
    <w:rsid w:val="0054648E"/>
    <w:rsid w:val="00551D7F"/>
    <w:rsid w:val="005522E7"/>
    <w:rsid w:val="00552BE3"/>
    <w:rsid w:val="00562475"/>
    <w:rsid w:val="005626D0"/>
    <w:rsid w:val="00570156"/>
    <w:rsid w:val="005812A9"/>
    <w:rsid w:val="005827A4"/>
    <w:rsid w:val="00586F53"/>
    <w:rsid w:val="0058711E"/>
    <w:rsid w:val="00591E30"/>
    <w:rsid w:val="00596982"/>
    <w:rsid w:val="00597B6F"/>
    <w:rsid w:val="005A1EA6"/>
    <w:rsid w:val="005A28FD"/>
    <w:rsid w:val="005A555A"/>
    <w:rsid w:val="005B0F94"/>
    <w:rsid w:val="005B1BAA"/>
    <w:rsid w:val="005B1FC0"/>
    <w:rsid w:val="005C1E7E"/>
    <w:rsid w:val="005C20AC"/>
    <w:rsid w:val="005C5544"/>
    <w:rsid w:val="005C637B"/>
    <w:rsid w:val="005C74EA"/>
    <w:rsid w:val="005C7D02"/>
    <w:rsid w:val="005D1A9C"/>
    <w:rsid w:val="005E0AC8"/>
    <w:rsid w:val="005E1D4C"/>
    <w:rsid w:val="005E1DBB"/>
    <w:rsid w:val="005E58F7"/>
    <w:rsid w:val="005F066C"/>
    <w:rsid w:val="005F3E99"/>
    <w:rsid w:val="005F67F4"/>
    <w:rsid w:val="00600AAE"/>
    <w:rsid w:val="0060596D"/>
    <w:rsid w:val="00616CAC"/>
    <w:rsid w:val="00625D6D"/>
    <w:rsid w:val="00627280"/>
    <w:rsid w:val="00634F04"/>
    <w:rsid w:val="006355D4"/>
    <w:rsid w:val="00636E37"/>
    <w:rsid w:val="00642296"/>
    <w:rsid w:val="006422AE"/>
    <w:rsid w:val="00642838"/>
    <w:rsid w:val="006449D1"/>
    <w:rsid w:val="006506F0"/>
    <w:rsid w:val="00656EA3"/>
    <w:rsid w:val="006630AE"/>
    <w:rsid w:val="00663147"/>
    <w:rsid w:val="00664ED3"/>
    <w:rsid w:val="00666EBC"/>
    <w:rsid w:val="0067088B"/>
    <w:rsid w:val="00670A50"/>
    <w:rsid w:val="0067328A"/>
    <w:rsid w:val="00673391"/>
    <w:rsid w:val="00673EAE"/>
    <w:rsid w:val="00675106"/>
    <w:rsid w:val="00676F13"/>
    <w:rsid w:val="00681447"/>
    <w:rsid w:val="00685483"/>
    <w:rsid w:val="00691F35"/>
    <w:rsid w:val="00695958"/>
    <w:rsid w:val="006960F6"/>
    <w:rsid w:val="00697B4E"/>
    <w:rsid w:val="006A312F"/>
    <w:rsid w:val="006B3D5B"/>
    <w:rsid w:val="006B5FEB"/>
    <w:rsid w:val="006B7EC9"/>
    <w:rsid w:val="006C1FE0"/>
    <w:rsid w:val="006C312B"/>
    <w:rsid w:val="006C6D69"/>
    <w:rsid w:val="006C7C25"/>
    <w:rsid w:val="006D126B"/>
    <w:rsid w:val="006D52C2"/>
    <w:rsid w:val="006D6347"/>
    <w:rsid w:val="006D6551"/>
    <w:rsid w:val="006E043B"/>
    <w:rsid w:val="006E1A72"/>
    <w:rsid w:val="006E2137"/>
    <w:rsid w:val="006E44B0"/>
    <w:rsid w:val="006F214C"/>
    <w:rsid w:val="006F2589"/>
    <w:rsid w:val="006F2649"/>
    <w:rsid w:val="006F2CDE"/>
    <w:rsid w:val="006F7102"/>
    <w:rsid w:val="006F7AF4"/>
    <w:rsid w:val="00700278"/>
    <w:rsid w:val="007110C1"/>
    <w:rsid w:val="0071118A"/>
    <w:rsid w:val="007123F6"/>
    <w:rsid w:val="00712FAC"/>
    <w:rsid w:val="00716D66"/>
    <w:rsid w:val="00716FFB"/>
    <w:rsid w:val="00722025"/>
    <w:rsid w:val="007221F7"/>
    <w:rsid w:val="0072363D"/>
    <w:rsid w:val="00724D94"/>
    <w:rsid w:val="00726802"/>
    <w:rsid w:val="00730F9A"/>
    <w:rsid w:val="00732B64"/>
    <w:rsid w:val="007342B4"/>
    <w:rsid w:val="007418B4"/>
    <w:rsid w:val="00744252"/>
    <w:rsid w:val="00751AB1"/>
    <w:rsid w:val="007546F5"/>
    <w:rsid w:val="00756E60"/>
    <w:rsid w:val="00760B8D"/>
    <w:rsid w:val="0076248F"/>
    <w:rsid w:val="007627C3"/>
    <w:rsid w:val="00767104"/>
    <w:rsid w:val="00770608"/>
    <w:rsid w:val="0077633B"/>
    <w:rsid w:val="007774D2"/>
    <w:rsid w:val="007808A4"/>
    <w:rsid w:val="00783127"/>
    <w:rsid w:val="00785202"/>
    <w:rsid w:val="007861B0"/>
    <w:rsid w:val="007936FA"/>
    <w:rsid w:val="0079380D"/>
    <w:rsid w:val="0079437B"/>
    <w:rsid w:val="00795243"/>
    <w:rsid w:val="0079588D"/>
    <w:rsid w:val="00796BCB"/>
    <w:rsid w:val="007A1C5A"/>
    <w:rsid w:val="007B3FEE"/>
    <w:rsid w:val="007B522C"/>
    <w:rsid w:val="007C1780"/>
    <w:rsid w:val="007C223B"/>
    <w:rsid w:val="007C3FD1"/>
    <w:rsid w:val="007D055C"/>
    <w:rsid w:val="007D270B"/>
    <w:rsid w:val="007D2EED"/>
    <w:rsid w:val="007D6FA0"/>
    <w:rsid w:val="007E0DD0"/>
    <w:rsid w:val="007E15CD"/>
    <w:rsid w:val="007E19BB"/>
    <w:rsid w:val="007E1B55"/>
    <w:rsid w:val="007E1F32"/>
    <w:rsid w:val="007E43A8"/>
    <w:rsid w:val="007E4906"/>
    <w:rsid w:val="007E5366"/>
    <w:rsid w:val="007E579D"/>
    <w:rsid w:val="007E5E03"/>
    <w:rsid w:val="007E6D39"/>
    <w:rsid w:val="007E77FF"/>
    <w:rsid w:val="007E7E87"/>
    <w:rsid w:val="007F116B"/>
    <w:rsid w:val="007F1BEF"/>
    <w:rsid w:val="007F1F01"/>
    <w:rsid w:val="007F2F13"/>
    <w:rsid w:val="007F4F3C"/>
    <w:rsid w:val="007F6A8A"/>
    <w:rsid w:val="007F7A19"/>
    <w:rsid w:val="00800C0C"/>
    <w:rsid w:val="00801ABE"/>
    <w:rsid w:val="008022E2"/>
    <w:rsid w:val="0080515A"/>
    <w:rsid w:val="00806507"/>
    <w:rsid w:val="00806FB9"/>
    <w:rsid w:val="0080704B"/>
    <w:rsid w:val="0080724B"/>
    <w:rsid w:val="008106B7"/>
    <w:rsid w:val="0081094E"/>
    <w:rsid w:val="008121C5"/>
    <w:rsid w:val="008152BD"/>
    <w:rsid w:val="008178AA"/>
    <w:rsid w:val="0083075B"/>
    <w:rsid w:val="00830A7E"/>
    <w:rsid w:val="00836217"/>
    <w:rsid w:val="00840794"/>
    <w:rsid w:val="008435E4"/>
    <w:rsid w:val="0084462B"/>
    <w:rsid w:val="008452CD"/>
    <w:rsid w:val="0084540D"/>
    <w:rsid w:val="008459A6"/>
    <w:rsid w:val="00857AF0"/>
    <w:rsid w:val="00865348"/>
    <w:rsid w:val="008676A0"/>
    <w:rsid w:val="008711E2"/>
    <w:rsid w:val="00875B7E"/>
    <w:rsid w:val="00881252"/>
    <w:rsid w:val="008827BC"/>
    <w:rsid w:val="0088663F"/>
    <w:rsid w:val="00886F58"/>
    <w:rsid w:val="008874C1"/>
    <w:rsid w:val="00890AC3"/>
    <w:rsid w:val="00891585"/>
    <w:rsid w:val="0089488B"/>
    <w:rsid w:val="008A02E3"/>
    <w:rsid w:val="008A4E77"/>
    <w:rsid w:val="008A60B1"/>
    <w:rsid w:val="008B0F12"/>
    <w:rsid w:val="008B2AE2"/>
    <w:rsid w:val="008B58BD"/>
    <w:rsid w:val="008C62F3"/>
    <w:rsid w:val="008D1D96"/>
    <w:rsid w:val="008E2982"/>
    <w:rsid w:val="008E39B7"/>
    <w:rsid w:val="008E47C2"/>
    <w:rsid w:val="008E489A"/>
    <w:rsid w:val="008E6C65"/>
    <w:rsid w:val="008E6D8F"/>
    <w:rsid w:val="008F173F"/>
    <w:rsid w:val="008F1D94"/>
    <w:rsid w:val="008F1DD4"/>
    <w:rsid w:val="008F3B90"/>
    <w:rsid w:val="008F3D3D"/>
    <w:rsid w:val="008F668F"/>
    <w:rsid w:val="008F6FCD"/>
    <w:rsid w:val="008F75C9"/>
    <w:rsid w:val="0090070D"/>
    <w:rsid w:val="00900BBA"/>
    <w:rsid w:val="009020AC"/>
    <w:rsid w:val="0090242E"/>
    <w:rsid w:val="00902D90"/>
    <w:rsid w:val="009040BA"/>
    <w:rsid w:val="009049C5"/>
    <w:rsid w:val="00910126"/>
    <w:rsid w:val="00910ADB"/>
    <w:rsid w:val="00910FAE"/>
    <w:rsid w:val="009122FF"/>
    <w:rsid w:val="009125F2"/>
    <w:rsid w:val="009131FF"/>
    <w:rsid w:val="0091387C"/>
    <w:rsid w:val="009216F9"/>
    <w:rsid w:val="0092504D"/>
    <w:rsid w:val="00927FD1"/>
    <w:rsid w:val="00936395"/>
    <w:rsid w:val="0094378B"/>
    <w:rsid w:val="00943C15"/>
    <w:rsid w:val="00953EBB"/>
    <w:rsid w:val="00954548"/>
    <w:rsid w:val="00956DFA"/>
    <w:rsid w:val="009615EB"/>
    <w:rsid w:val="009619CF"/>
    <w:rsid w:val="00964C9F"/>
    <w:rsid w:val="00964EA3"/>
    <w:rsid w:val="00965B20"/>
    <w:rsid w:val="0097274B"/>
    <w:rsid w:val="009757E8"/>
    <w:rsid w:val="0097771E"/>
    <w:rsid w:val="0098386B"/>
    <w:rsid w:val="009847D6"/>
    <w:rsid w:val="00987D3F"/>
    <w:rsid w:val="00992DB8"/>
    <w:rsid w:val="00992E3B"/>
    <w:rsid w:val="00995C0C"/>
    <w:rsid w:val="009968D5"/>
    <w:rsid w:val="00997FBE"/>
    <w:rsid w:val="009A0493"/>
    <w:rsid w:val="009A2915"/>
    <w:rsid w:val="009A72A3"/>
    <w:rsid w:val="009B4370"/>
    <w:rsid w:val="009B4D26"/>
    <w:rsid w:val="009B540D"/>
    <w:rsid w:val="009B6EA0"/>
    <w:rsid w:val="009D0622"/>
    <w:rsid w:val="009D68A1"/>
    <w:rsid w:val="009D7E41"/>
    <w:rsid w:val="009E32A3"/>
    <w:rsid w:val="009E5935"/>
    <w:rsid w:val="009E6DE9"/>
    <w:rsid w:val="009F0C2D"/>
    <w:rsid w:val="009F6071"/>
    <w:rsid w:val="00A03A71"/>
    <w:rsid w:val="00A04784"/>
    <w:rsid w:val="00A06545"/>
    <w:rsid w:val="00A07D84"/>
    <w:rsid w:val="00A138E0"/>
    <w:rsid w:val="00A14464"/>
    <w:rsid w:val="00A16FD4"/>
    <w:rsid w:val="00A22334"/>
    <w:rsid w:val="00A24E52"/>
    <w:rsid w:val="00A278B8"/>
    <w:rsid w:val="00A30029"/>
    <w:rsid w:val="00A33816"/>
    <w:rsid w:val="00A40D03"/>
    <w:rsid w:val="00A4418E"/>
    <w:rsid w:val="00A44C45"/>
    <w:rsid w:val="00A506D0"/>
    <w:rsid w:val="00A54142"/>
    <w:rsid w:val="00A6305C"/>
    <w:rsid w:val="00A6375B"/>
    <w:rsid w:val="00A645D2"/>
    <w:rsid w:val="00A70898"/>
    <w:rsid w:val="00A714CC"/>
    <w:rsid w:val="00A72B67"/>
    <w:rsid w:val="00A72DD4"/>
    <w:rsid w:val="00A754E7"/>
    <w:rsid w:val="00A808B6"/>
    <w:rsid w:val="00A81A46"/>
    <w:rsid w:val="00A83B36"/>
    <w:rsid w:val="00A850FD"/>
    <w:rsid w:val="00A87284"/>
    <w:rsid w:val="00A92839"/>
    <w:rsid w:val="00A97B8D"/>
    <w:rsid w:val="00AA09FE"/>
    <w:rsid w:val="00AA23EB"/>
    <w:rsid w:val="00AA49E2"/>
    <w:rsid w:val="00AB0C3A"/>
    <w:rsid w:val="00AB322C"/>
    <w:rsid w:val="00AB44C6"/>
    <w:rsid w:val="00AC406C"/>
    <w:rsid w:val="00AC40AD"/>
    <w:rsid w:val="00AC452B"/>
    <w:rsid w:val="00AD5A9C"/>
    <w:rsid w:val="00AE24BB"/>
    <w:rsid w:val="00AE5990"/>
    <w:rsid w:val="00AE6013"/>
    <w:rsid w:val="00AF1E59"/>
    <w:rsid w:val="00AF4312"/>
    <w:rsid w:val="00AF53F2"/>
    <w:rsid w:val="00B01409"/>
    <w:rsid w:val="00B07037"/>
    <w:rsid w:val="00B07F65"/>
    <w:rsid w:val="00B129B6"/>
    <w:rsid w:val="00B13537"/>
    <w:rsid w:val="00B232C9"/>
    <w:rsid w:val="00B23439"/>
    <w:rsid w:val="00B269BC"/>
    <w:rsid w:val="00B324F5"/>
    <w:rsid w:val="00B329E6"/>
    <w:rsid w:val="00B33E87"/>
    <w:rsid w:val="00B35A6B"/>
    <w:rsid w:val="00B36166"/>
    <w:rsid w:val="00B50E88"/>
    <w:rsid w:val="00B523B3"/>
    <w:rsid w:val="00B52646"/>
    <w:rsid w:val="00B55107"/>
    <w:rsid w:val="00B56998"/>
    <w:rsid w:val="00B579D4"/>
    <w:rsid w:val="00B646A9"/>
    <w:rsid w:val="00B648F0"/>
    <w:rsid w:val="00B70968"/>
    <w:rsid w:val="00B71724"/>
    <w:rsid w:val="00B7345A"/>
    <w:rsid w:val="00B7449F"/>
    <w:rsid w:val="00B82FCD"/>
    <w:rsid w:val="00B83A86"/>
    <w:rsid w:val="00B91DB6"/>
    <w:rsid w:val="00B93B42"/>
    <w:rsid w:val="00B945EA"/>
    <w:rsid w:val="00BA560F"/>
    <w:rsid w:val="00BA667F"/>
    <w:rsid w:val="00BB02F6"/>
    <w:rsid w:val="00BB106B"/>
    <w:rsid w:val="00BB468B"/>
    <w:rsid w:val="00BB4F3D"/>
    <w:rsid w:val="00BB6B1A"/>
    <w:rsid w:val="00BC1CFE"/>
    <w:rsid w:val="00BD0B4D"/>
    <w:rsid w:val="00BD188D"/>
    <w:rsid w:val="00BD2790"/>
    <w:rsid w:val="00BD333B"/>
    <w:rsid w:val="00BD48A1"/>
    <w:rsid w:val="00BE026E"/>
    <w:rsid w:val="00BE3024"/>
    <w:rsid w:val="00BE3804"/>
    <w:rsid w:val="00BF0CD3"/>
    <w:rsid w:val="00BF31B9"/>
    <w:rsid w:val="00BF7446"/>
    <w:rsid w:val="00C00AD3"/>
    <w:rsid w:val="00C0500A"/>
    <w:rsid w:val="00C12E8F"/>
    <w:rsid w:val="00C13AEB"/>
    <w:rsid w:val="00C14080"/>
    <w:rsid w:val="00C14DE4"/>
    <w:rsid w:val="00C15677"/>
    <w:rsid w:val="00C1722B"/>
    <w:rsid w:val="00C42CF5"/>
    <w:rsid w:val="00C4361B"/>
    <w:rsid w:val="00C502CE"/>
    <w:rsid w:val="00C50CE2"/>
    <w:rsid w:val="00C52827"/>
    <w:rsid w:val="00C549FD"/>
    <w:rsid w:val="00C556A2"/>
    <w:rsid w:val="00C5659B"/>
    <w:rsid w:val="00C566F2"/>
    <w:rsid w:val="00C56CB0"/>
    <w:rsid w:val="00C61440"/>
    <w:rsid w:val="00C630F4"/>
    <w:rsid w:val="00C713E9"/>
    <w:rsid w:val="00C71D44"/>
    <w:rsid w:val="00C73455"/>
    <w:rsid w:val="00C73EE9"/>
    <w:rsid w:val="00C7517A"/>
    <w:rsid w:val="00C75A35"/>
    <w:rsid w:val="00C77070"/>
    <w:rsid w:val="00C77644"/>
    <w:rsid w:val="00C77A08"/>
    <w:rsid w:val="00C81A42"/>
    <w:rsid w:val="00C8220F"/>
    <w:rsid w:val="00C8293E"/>
    <w:rsid w:val="00C83007"/>
    <w:rsid w:val="00C8386C"/>
    <w:rsid w:val="00C841C3"/>
    <w:rsid w:val="00C84F9B"/>
    <w:rsid w:val="00C856D3"/>
    <w:rsid w:val="00C8730A"/>
    <w:rsid w:val="00C90E9C"/>
    <w:rsid w:val="00CA0A76"/>
    <w:rsid w:val="00CA128B"/>
    <w:rsid w:val="00CA5882"/>
    <w:rsid w:val="00CB0748"/>
    <w:rsid w:val="00CB2C6C"/>
    <w:rsid w:val="00CB4016"/>
    <w:rsid w:val="00CC1FBB"/>
    <w:rsid w:val="00CD10A0"/>
    <w:rsid w:val="00CD2B7E"/>
    <w:rsid w:val="00CD4B7D"/>
    <w:rsid w:val="00CD4FC5"/>
    <w:rsid w:val="00CE1A25"/>
    <w:rsid w:val="00CE2230"/>
    <w:rsid w:val="00CE3116"/>
    <w:rsid w:val="00CE71ED"/>
    <w:rsid w:val="00CE7C01"/>
    <w:rsid w:val="00CF17CD"/>
    <w:rsid w:val="00CF3B74"/>
    <w:rsid w:val="00CF6ECD"/>
    <w:rsid w:val="00D0042D"/>
    <w:rsid w:val="00D02F86"/>
    <w:rsid w:val="00D04489"/>
    <w:rsid w:val="00D063FB"/>
    <w:rsid w:val="00D0696B"/>
    <w:rsid w:val="00D075A8"/>
    <w:rsid w:val="00D109F5"/>
    <w:rsid w:val="00D12263"/>
    <w:rsid w:val="00D16666"/>
    <w:rsid w:val="00D23134"/>
    <w:rsid w:val="00D274BE"/>
    <w:rsid w:val="00D316AA"/>
    <w:rsid w:val="00D32DFF"/>
    <w:rsid w:val="00D3376B"/>
    <w:rsid w:val="00D342BE"/>
    <w:rsid w:val="00D36C4C"/>
    <w:rsid w:val="00D4134D"/>
    <w:rsid w:val="00D41B52"/>
    <w:rsid w:val="00D41F76"/>
    <w:rsid w:val="00D430A6"/>
    <w:rsid w:val="00D47613"/>
    <w:rsid w:val="00D4778E"/>
    <w:rsid w:val="00D51419"/>
    <w:rsid w:val="00D5578A"/>
    <w:rsid w:val="00D55A94"/>
    <w:rsid w:val="00D55FAF"/>
    <w:rsid w:val="00D56A2D"/>
    <w:rsid w:val="00D647FC"/>
    <w:rsid w:val="00D64FFC"/>
    <w:rsid w:val="00D6546A"/>
    <w:rsid w:val="00D66CEF"/>
    <w:rsid w:val="00D677FA"/>
    <w:rsid w:val="00D70A3D"/>
    <w:rsid w:val="00D75473"/>
    <w:rsid w:val="00D835EF"/>
    <w:rsid w:val="00D94087"/>
    <w:rsid w:val="00D940EB"/>
    <w:rsid w:val="00DB1AE0"/>
    <w:rsid w:val="00DB3E2B"/>
    <w:rsid w:val="00DB42B6"/>
    <w:rsid w:val="00DB47D9"/>
    <w:rsid w:val="00DC2A98"/>
    <w:rsid w:val="00DC457B"/>
    <w:rsid w:val="00DC5159"/>
    <w:rsid w:val="00DC66F4"/>
    <w:rsid w:val="00DC739D"/>
    <w:rsid w:val="00DD19E6"/>
    <w:rsid w:val="00DD73DA"/>
    <w:rsid w:val="00DE1580"/>
    <w:rsid w:val="00DE5564"/>
    <w:rsid w:val="00DF1157"/>
    <w:rsid w:val="00DF1D5A"/>
    <w:rsid w:val="00DF1DAE"/>
    <w:rsid w:val="00DF7879"/>
    <w:rsid w:val="00E111F7"/>
    <w:rsid w:val="00E17EAA"/>
    <w:rsid w:val="00E2031C"/>
    <w:rsid w:val="00E21BC6"/>
    <w:rsid w:val="00E21EB4"/>
    <w:rsid w:val="00E258E5"/>
    <w:rsid w:val="00E265E6"/>
    <w:rsid w:val="00E309E2"/>
    <w:rsid w:val="00E34C2E"/>
    <w:rsid w:val="00E34EBB"/>
    <w:rsid w:val="00E40674"/>
    <w:rsid w:val="00E438DB"/>
    <w:rsid w:val="00E44362"/>
    <w:rsid w:val="00E46A42"/>
    <w:rsid w:val="00E4764B"/>
    <w:rsid w:val="00E47922"/>
    <w:rsid w:val="00E51D5B"/>
    <w:rsid w:val="00E52C01"/>
    <w:rsid w:val="00E56C6D"/>
    <w:rsid w:val="00E6344F"/>
    <w:rsid w:val="00E643B9"/>
    <w:rsid w:val="00E651FA"/>
    <w:rsid w:val="00E6607A"/>
    <w:rsid w:val="00E66AFC"/>
    <w:rsid w:val="00E66D76"/>
    <w:rsid w:val="00E7212B"/>
    <w:rsid w:val="00E84559"/>
    <w:rsid w:val="00E867E5"/>
    <w:rsid w:val="00E87DE1"/>
    <w:rsid w:val="00E953DB"/>
    <w:rsid w:val="00E95E07"/>
    <w:rsid w:val="00E9680A"/>
    <w:rsid w:val="00E977BD"/>
    <w:rsid w:val="00EA18A1"/>
    <w:rsid w:val="00EA2079"/>
    <w:rsid w:val="00EA38D0"/>
    <w:rsid w:val="00EB1C8E"/>
    <w:rsid w:val="00EB3433"/>
    <w:rsid w:val="00EB370C"/>
    <w:rsid w:val="00EB3F44"/>
    <w:rsid w:val="00EB60AF"/>
    <w:rsid w:val="00EB6F56"/>
    <w:rsid w:val="00EB76CA"/>
    <w:rsid w:val="00EC1B86"/>
    <w:rsid w:val="00EC4809"/>
    <w:rsid w:val="00EC52C9"/>
    <w:rsid w:val="00EC55C1"/>
    <w:rsid w:val="00EC608D"/>
    <w:rsid w:val="00ED04A8"/>
    <w:rsid w:val="00ED4F81"/>
    <w:rsid w:val="00ED671B"/>
    <w:rsid w:val="00ED6874"/>
    <w:rsid w:val="00EE249C"/>
    <w:rsid w:val="00EE24F8"/>
    <w:rsid w:val="00EE37A3"/>
    <w:rsid w:val="00EF1570"/>
    <w:rsid w:val="00EF2161"/>
    <w:rsid w:val="00EF4E61"/>
    <w:rsid w:val="00F00E81"/>
    <w:rsid w:val="00F02265"/>
    <w:rsid w:val="00F03ADE"/>
    <w:rsid w:val="00F04B6D"/>
    <w:rsid w:val="00F06E17"/>
    <w:rsid w:val="00F1605A"/>
    <w:rsid w:val="00F2317B"/>
    <w:rsid w:val="00F23253"/>
    <w:rsid w:val="00F30CA9"/>
    <w:rsid w:val="00F325D7"/>
    <w:rsid w:val="00F35EA2"/>
    <w:rsid w:val="00F42D8A"/>
    <w:rsid w:val="00F43F9E"/>
    <w:rsid w:val="00F46E0F"/>
    <w:rsid w:val="00F505AF"/>
    <w:rsid w:val="00F51E4A"/>
    <w:rsid w:val="00F52009"/>
    <w:rsid w:val="00F5226E"/>
    <w:rsid w:val="00F52D66"/>
    <w:rsid w:val="00F5318F"/>
    <w:rsid w:val="00F56F69"/>
    <w:rsid w:val="00F6524A"/>
    <w:rsid w:val="00F66125"/>
    <w:rsid w:val="00F73582"/>
    <w:rsid w:val="00F754E4"/>
    <w:rsid w:val="00F75719"/>
    <w:rsid w:val="00F76BD1"/>
    <w:rsid w:val="00F8045A"/>
    <w:rsid w:val="00F87C14"/>
    <w:rsid w:val="00F87C57"/>
    <w:rsid w:val="00F966A1"/>
    <w:rsid w:val="00FB017D"/>
    <w:rsid w:val="00FB31F7"/>
    <w:rsid w:val="00FB7969"/>
    <w:rsid w:val="00FC06A7"/>
    <w:rsid w:val="00FC20EA"/>
    <w:rsid w:val="00FC2BB8"/>
    <w:rsid w:val="00FD21CE"/>
    <w:rsid w:val="00FD2C1F"/>
    <w:rsid w:val="00FD4FB3"/>
    <w:rsid w:val="00FE4BD1"/>
    <w:rsid w:val="00FE797E"/>
    <w:rsid w:val="00FF02A0"/>
    <w:rsid w:val="00FF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1879B"/>
  <w15:docId w15:val="{038ADE72-C5B2-487D-A77F-D0162833C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iPriority="0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B3428"/>
    <w:pPr>
      <w:spacing w:after="0" w:line="36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BSC Nadpis 1.úrovně,Nadpis I,BSC Nadpis,1 urovne,Название организации,MIGHeading 1,h1"/>
    <w:basedOn w:val="a1"/>
    <w:next w:val="a1"/>
    <w:link w:val="10"/>
    <w:qFormat/>
    <w:rsid w:val="009B4370"/>
    <w:pPr>
      <w:keepNext/>
      <w:pageBreakBefore/>
      <w:numPr>
        <w:numId w:val="2"/>
      </w:numPr>
      <w:spacing w:before="240" w:after="60"/>
      <w:jc w:val="both"/>
      <w:outlineLvl w:val="0"/>
    </w:pPr>
    <w:rPr>
      <w:rFonts w:ascii="Arial" w:hAnsi="Arial"/>
      <w:b/>
      <w:kern w:val="28"/>
      <w:sz w:val="28"/>
      <w:szCs w:val="20"/>
      <w:lang w:eastAsia="en-US"/>
    </w:rPr>
  </w:style>
  <w:style w:type="paragraph" w:styleId="2">
    <w:name w:val="heading 2"/>
    <w:aliases w:val="Indented Heading,H2,H21,H22,Indented Heading1,Indented Heading2,Indented Heading3,Indented Heading4,H23,H211,H221,Indented Heading5,Indented Heading6,Indented Heading7,H24,H212,H222,Indented Heading8,H25,H213,H223,Indented Heading9,H26,H214"/>
    <w:basedOn w:val="a1"/>
    <w:next w:val="a1"/>
    <w:link w:val="20"/>
    <w:qFormat/>
    <w:rsid w:val="007936FA"/>
    <w:pPr>
      <w:keepNext/>
      <w:numPr>
        <w:ilvl w:val="1"/>
        <w:numId w:val="2"/>
      </w:numPr>
      <w:spacing w:before="240" w:after="60"/>
      <w:jc w:val="both"/>
      <w:outlineLvl w:val="1"/>
    </w:pPr>
    <w:rPr>
      <w:rFonts w:ascii="Arial" w:hAnsi="Arial"/>
      <w:b/>
      <w:i/>
      <w:szCs w:val="20"/>
      <w:lang w:eastAsia="en-US"/>
    </w:rPr>
  </w:style>
  <w:style w:type="paragraph" w:styleId="30">
    <w:name w:val="heading 3"/>
    <w:aliases w:val="o,H3,Заголовок 3y"/>
    <w:basedOn w:val="a1"/>
    <w:next w:val="a1"/>
    <w:link w:val="31"/>
    <w:qFormat/>
    <w:rsid w:val="007936FA"/>
    <w:pPr>
      <w:keepNext/>
      <w:numPr>
        <w:ilvl w:val="2"/>
        <w:numId w:val="2"/>
      </w:numPr>
      <w:spacing w:before="240" w:after="60"/>
      <w:jc w:val="both"/>
      <w:outlineLvl w:val="2"/>
    </w:pPr>
    <w:rPr>
      <w:rFonts w:ascii="Arial" w:hAnsi="Arial"/>
      <w:b/>
      <w:bCs/>
      <w:sz w:val="22"/>
      <w:szCs w:val="20"/>
      <w:lang w:eastAsia="en-US"/>
    </w:rPr>
  </w:style>
  <w:style w:type="paragraph" w:styleId="4">
    <w:name w:val="heading 4"/>
    <w:aliases w:val="H4"/>
    <w:basedOn w:val="a1"/>
    <w:next w:val="a1"/>
    <w:link w:val="40"/>
    <w:qFormat/>
    <w:rsid w:val="007936FA"/>
    <w:pPr>
      <w:keepNext/>
      <w:numPr>
        <w:ilvl w:val="3"/>
        <w:numId w:val="2"/>
      </w:numPr>
      <w:spacing w:before="240" w:after="60"/>
      <w:jc w:val="both"/>
      <w:outlineLvl w:val="3"/>
    </w:pPr>
    <w:rPr>
      <w:rFonts w:ascii="Arial" w:hAnsi="Arial"/>
      <w:b/>
      <w:sz w:val="20"/>
      <w:szCs w:val="20"/>
      <w:lang w:eastAsia="en-US"/>
    </w:rPr>
  </w:style>
  <w:style w:type="paragraph" w:styleId="5">
    <w:name w:val="heading 5"/>
    <w:aliases w:val="H5"/>
    <w:basedOn w:val="a1"/>
    <w:next w:val="a1"/>
    <w:link w:val="50"/>
    <w:qFormat/>
    <w:rsid w:val="007936FA"/>
    <w:pPr>
      <w:numPr>
        <w:ilvl w:val="4"/>
        <w:numId w:val="2"/>
      </w:numPr>
      <w:spacing w:before="240" w:after="60"/>
      <w:jc w:val="both"/>
      <w:outlineLvl w:val="4"/>
    </w:pPr>
    <w:rPr>
      <w:rFonts w:ascii="Book Antiqua" w:hAnsi="Book Antiqua"/>
      <w:sz w:val="22"/>
      <w:szCs w:val="20"/>
      <w:lang w:eastAsia="en-US"/>
    </w:rPr>
  </w:style>
  <w:style w:type="paragraph" w:styleId="6">
    <w:name w:val="heading 6"/>
    <w:aliases w:val="H6,(Название продукта)"/>
    <w:basedOn w:val="a1"/>
    <w:next w:val="a1"/>
    <w:link w:val="60"/>
    <w:qFormat/>
    <w:rsid w:val="007936FA"/>
    <w:pPr>
      <w:numPr>
        <w:ilvl w:val="5"/>
        <w:numId w:val="2"/>
      </w:numPr>
      <w:spacing w:before="240" w:after="60"/>
      <w:jc w:val="both"/>
      <w:outlineLvl w:val="5"/>
    </w:pPr>
    <w:rPr>
      <w:i/>
      <w:sz w:val="22"/>
      <w:szCs w:val="20"/>
      <w:lang w:val="en-US" w:eastAsia="en-US"/>
    </w:rPr>
  </w:style>
  <w:style w:type="paragraph" w:styleId="7">
    <w:name w:val="heading 7"/>
    <w:aliases w:val="Название составляющей метрики"/>
    <w:basedOn w:val="a1"/>
    <w:next w:val="a1"/>
    <w:link w:val="70"/>
    <w:qFormat/>
    <w:rsid w:val="007936FA"/>
    <w:pPr>
      <w:numPr>
        <w:ilvl w:val="6"/>
        <w:numId w:val="2"/>
      </w:numPr>
      <w:spacing w:before="240" w:after="60"/>
      <w:jc w:val="both"/>
      <w:outlineLvl w:val="6"/>
    </w:pPr>
    <w:rPr>
      <w:rFonts w:ascii="Arial" w:hAnsi="Arial"/>
      <w:sz w:val="20"/>
      <w:szCs w:val="20"/>
      <w:lang w:val="en-US" w:eastAsia="en-US"/>
    </w:rPr>
  </w:style>
  <w:style w:type="paragraph" w:styleId="8">
    <w:name w:val="heading 8"/>
    <w:basedOn w:val="a1"/>
    <w:next w:val="a1"/>
    <w:link w:val="80"/>
    <w:qFormat/>
    <w:rsid w:val="007936FA"/>
    <w:pPr>
      <w:numPr>
        <w:ilvl w:val="7"/>
        <w:numId w:val="2"/>
      </w:numPr>
      <w:spacing w:before="240" w:after="60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9">
    <w:name w:val="heading 9"/>
    <w:basedOn w:val="a1"/>
    <w:next w:val="a1"/>
    <w:link w:val="90"/>
    <w:qFormat/>
    <w:rsid w:val="007936FA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hAnsi="Arial"/>
      <w:b/>
      <w:i/>
      <w:sz w:val="18"/>
      <w:szCs w:val="20"/>
      <w:lang w:val="en-US"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Обычный1"/>
    <w:basedOn w:val="a1"/>
    <w:link w:val="12"/>
    <w:qFormat/>
    <w:rsid w:val="007936FA"/>
    <w:pPr>
      <w:spacing w:after="120"/>
      <w:ind w:firstLine="284"/>
    </w:pPr>
    <w:rPr>
      <w:rFonts w:eastAsia="Calibri"/>
      <w:lang w:eastAsia="en-US"/>
    </w:rPr>
  </w:style>
  <w:style w:type="character" w:customStyle="1" w:styleId="12">
    <w:name w:val="Обычный1 Знак"/>
    <w:link w:val="11"/>
    <w:rsid w:val="007936FA"/>
    <w:rPr>
      <w:rFonts w:ascii="Times New Roman" w:eastAsia="Calibri" w:hAnsi="Times New Roman"/>
      <w:sz w:val="24"/>
      <w:szCs w:val="24"/>
    </w:rPr>
  </w:style>
  <w:style w:type="paragraph" w:customStyle="1" w:styleId="a5">
    <w:name w:val="Таблица"/>
    <w:basedOn w:val="a1"/>
    <w:link w:val="a6"/>
    <w:qFormat/>
    <w:rsid w:val="007936FA"/>
    <w:pPr>
      <w:spacing w:after="60"/>
      <w:outlineLvl w:val="5"/>
    </w:pPr>
    <w:rPr>
      <w:b/>
      <w:i/>
    </w:rPr>
  </w:style>
  <w:style w:type="character" w:customStyle="1" w:styleId="a6">
    <w:name w:val="Таблица Знак"/>
    <w:link w:val="a5"/>
    <w:locked/>
    <w:rsid w:val="007936FA"/>
    <w:rPr>
      <w:rFonts w:ascii="Times New Roman" w:hAnsi="Times New Roman"/>
      <w:b/>
      <w:i/>
      <w:sz w:val="24"/>
      <w:szCs w:val="24"/>
      <w:lang w:eastAsia="ru-RU"/>
    </w:rPr>
  </w:style>
  <w:style w:type="paragraph" w:customStyle="1" w:styleId="a7">
    <w:name w:val="Код"/>
    <w:basedOn w:val="a1"/>
    <w:link w:val="13"/>
    <w:qFormat/>
    <w:rsid w:val="007936FA"/>
    <w:pPr>
      <w:spacing w:before="240" w:after="240"/>
      <w:jc w:val="center"/>
    </w:pPr>
    <w:rPr>
      <w:rFonts w:eastAsiaTheme="minorEastAsia"/>
      <w:lang w:val="en-US"/>
    </w:rPr>
  </w:style>
  <w:style w:type="character" w:customStyle="1" w:styleId="13">
    <w:name w:val="Код Знак1"/>
    <w:basedOn w:val="a2"/>
    <w:link w:val="a7"/>
    <w:rsid w:val="007936FA"/>
    <w:rPr>
      <w:rFonts w:ascii="Times New Roman" w:eastAsiaTheme="minorEastAsia" w:hAnsi="Times New Roman"/>
      <w:sz w:val="24"/>
      <w:szCs w:val="24"/>
      <w:lang w:val="en-US" w:eastAsia="ru-RU"/>
    </w:rPr>
  </w:style>
  <w:style w:type="character" w:customStyle="1" w:styleId="10">
    <w:name w:val="Заголовок 1 Знак"/>
    <w:aliases w:val="H1 Знак,BSC Nadpis 1.úrovně Знак,Nadpis I Знак,BSC Nadpis Знак,1 urovne Знак,Название организации Знак,MIGHeading 1 Знак,h1 Знак"/>
    <w:basedOn w:val="a2"/>
    <w:link w:val="1"/>
    <w:rsid w:val="009B4370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20">
    <w:name w:val="Заголовок 2 Знак"/>
    <w:aliases w:val="Indented Heading Знак,H2 Знак,H21 Знак,H22 Знак,Indented Heading1 Знак,Indented Heading2 Знак,Indented Heading3 Знак,Indented Heading4 Знак,H23 Знак,H211 Знак,H221 Знак,Indented Heading5 Знак,Indented Heading6 Знак,H24 Знак,H212 Знак"/>
    <w:basedOn w:val="a2"/>
    <w:link w:val="2"/>
    <w:rsid w:val="007936FA"/>
    <w:rPr>
      <w:rFonts w:ascii="Arial" w:eastAsia="Times New Roman" w:hAnsi="Arial" w:cs="Times New Roman"/>
      <w:b/>
      <w:i/>
      <w:sz w:val="24"/>
      <w:szCs w:val="20"/>
    </w:rPr>
  </w:style>
  <w:style w:type="character" w:customStyle="1" w:styleId="31">
    <w:name w:val="Заголовок 3 Знак"/>
    <w:aliases w:val="o Знак,H3 Знак,Заголовок 3y Знак"/>
    <w:basedOn w:val="a2"/>
    <w:link w:val="30"/>
    <w:rsid w:val="007936FA"/>
    <w:rPr>
      <w:rFonts w:ascii="Arial" w:eastAsia="Times New Roman" w:hAnsi="Arial" w:cs="Times New Roman"/>
      <w:b/>
      <w:bCs/>
      <w:szCs w:val="20"/>
    </w:rPr>
  </w:style>
  <w:style w:type="character" w:customStyle="1" w:styleId="40">
    <w:name w:val="Заголовок 4 Знак"/>
    <w:aliases w:val="H4 Знак"/>
    <w:basedOn w:val="a2"/>
    <w:link w:val="4"/>
    <w:rsid w:val="007936FA"/>
    <w:rPr>
      <w:rFonts w:ascii="Arial" w:eastAsia="Times New Roman" w:hAnsi="Arial" w:cs="Times New Roman"/>
      <w:b/>
      <w:sz w:val="20"/>
      <w:szCs w:val="20"/>
    </w:rPr>
  </w:style>
  <w:style w:type="character" w:customStyle="1" w:styleId="50">
    <w:name w:val="Заголовок 5 Знак"/>
    <w:aliases w:val="H5 Знак"/>
    <w:basedOn w:val="a2"/>
    <w:link w:val="5"/>
    <w:rsid w:val="007936FA"/>
    <w:rPr>
      <w:rFonts w:ascii="Book Antiqua" w:eastAsia="Times New Roman" w:hAnsi="Book Antiqua" w:cs="Times New Roman"/>
      <w:szCs w:val="20"/>
    </w:rPr>
  </w:style>
  <w:style w:type="character" w:customStyle="1" w:styleId="60">
    <w:name w:val="Заголовок 6 Знак"/>
    <w:aliases w:val="H6 Знак,(Название продукта) Знак"/>
    <w:basedOn w:val="a2"/>
    <w:link w:val="6"/>
    <w:rsid w:val="007936FA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70">
    <w:name w:val="Заголовок 7 Знак"/>
    <w:aliases w:val="Название составляющей метрики Знак"/>
    <w:basedOn w:val="a2"/>
    <w:link w:val="7"/>
    <w:rsid w:val="007936FA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80">
    <w:name w:val="Заголовок 8 Знак"/>
    <w:basedOn w:val="a2"/>
    <w:link w:val="8"/>
    <w:rsid w:val="007936FA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rsid w:val="007936FA"/>
    <w:rPr>
      <w:rFonts w:ascii="Arial" w:hAnsi="Arial"/>
      <w:b/>
      <w:i/>
      <w:sz w:val="18"/>
      <w:szCs w:val="20"/>
      <w:lang w:val="en-US"/>
    </w:rPr>
  </w:style>
  <w:style w:type="paragraph" w:styleId="a8">
    <w:name w:val="caption"/>
    <w:basedOn w:val="a1"/>
    <w:next w:val="a1"/>
    <w:qFormat/>
    <w:rsid w:val="007936FA"/>
    <w:rPr>
      <w:b/>
      <w:bCs/>
      <w:szCs w:val="20"/>
    </w:rPr>
  </w:style>
  <w:style w:type="paragraph" w:styleId="a9">
    <w:name w:val="Title"/>
    <w:basedOn w:val="a1"/>
    <w:link w:val="aa"/>
    <w:qFormat/>
    <w:rsid w:val="007936FA"/>
    <w:pPr>
      <w:spacing w:before="240" w:after="60"/>
      <w:jc w:val="center"/>
      <w:outlineLvl w:val="0"/>
    </w:pPr>
    <w:rPr>
      <w:rFonts w:ascii="Arial" w:hAnsi="Arial"/>
      <w:b/>
      <w:kern w:val="28"/>
      <w:sz w:val="32"/>
      <w:szCs w:val="20"/>
      <w:lang w:val="en-US" w:eastAsia="en-US"/>
    </w:rPr>
  </w:style>
  <w:style w:type="character" w:customStyle="1" w:styleId="aa">
    <w:name w:val="Заголовок Знак"/>
    <w:basedOn w:val="a2"/>
    <w:link w:val="a9"/>
    <w:rsid w:val="007936FA"/>
    <w:rPr>
      <w:rFonts w:ascii="Arial" w:hAnsi="Arial"/>
      <w:b/>
      <w:kern w:val="28"/>
      <w:sz w:val="32"/>
      <w:szCs w:val="20"/>
      <w:lang w:val="en-US"/>
    </w:rPr>
  </w:style>
  <w:style w:type="paragraph" w:styleId="ab">
    <w:name w:val="No Spacing"/>
    <w:link w:val="ac"/>
    <w:uiPriority w:val="1"/>
    <w:qFormat/>
    <w:rsid w:val="007936F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Без интервала Знак"/>
    <w:basedOn w:val="a2"/>
    <w:link w:val="ab"/>
    <w:uiPriority w:val="1"/>
    <w:rsid w:val="007936F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1"/>
    <w:uiPriority w:val="34"/>
    <w:qFormat/>
    <w:rsid w:val="007936FA"/>
    <w:pPr>
      <w:ind w:left="720"/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7936FA"/>
    <w:pPr>
      <w:keepLines/>
      <w:numPr>
        <w:numId w:val="0"/>
      </w:numPr>
      <w:spacing w:before="480" w:after="0"/>
      <w:jc w:val="center"/>
      <w:outlineLvl w:val="9"/>
    </w:pPr>
    <w:rPr>
      <w:rFonts w:ascii="Times New Roman" w:eastAsiaTheme="majorEastAsia" w:hAnsi="Times New Roman" w:cstheme="majorBidi"/>
      <w:bCs/>
      <w:kern w:val="0"/>
      <w:szCs w:val="28"/>
      <w:lang w:eastAsia="ru-RU"/>
    </w:rPr>
  </w:style>
  <w:style w:type="paragraph" w:customStyle="1" w:styleId="DatesNotes">
    <w:name w:val="Dates/Notes"/>
    <w:basedOn w:val="a1"/>
    <w:rsid w:val="002B3428"/>
    <w:pPr>
      <w:jc w:val="both"/>
    </w:pPr>
    <w:rPr>
      <w:rFonts w:ascii="Arial" w:hAnsi="Arial"/>
      <w:b/>
      <w:sz w:val="20"/>
      <w:szCs w:val="20"/>
      <w:lang w:val="en-US" w:eastAsia="en-US"/>
    </w:rPr>
  </w:style>
  <w:style w:type="paragraph" w:customStyle="1" w:styleId="14">
    <w:name w:val="çàãîëîâîê 1"/>
    <w:basedOn w:val="a1"/>
    <w:next w:val="a1"/>
    <w:rsid w:val="002B3428"/>
    <w:pPr>
      <w:keepNext/>
      <w:jc w:val="both"/>
    </w:pPr>
    <w:rPr>
      <w:szCs w:val="20"/>
      <w:lang w:eastAsia="en-US"/>
    </w:rPr>
  </w:style>
  <w:style w:type="paragraph" w:customStyle="1" w:styleId="32">
    <w:name w:val="çàãîëîâîê 3"/>
    <w:basedOn w:val="a1"/>
    <w:next w:val="a1"/>
    <w:rsid w:val="002B3428"/>
    <w:pPr>
      <w:keepNext/>
      <w:jc w:val="both"/>
    </w:pPr>
    <w:rPr>
      <w:sz w:val="40"/>
      <w:szCs w:val="20"/>
      <w:lang w:val="en-US" w:eastAsia="en-US"/>
    </w:rPr>
  </w:style>
  <w:style w:type="paragraph" w:customStyle="1" w:styleId="41">
    <w:name w:val="çàãîëîâîê 4"/>
    <w:basedOn w:val="a1"/>
    <w:next w:val="a1"/>
    <w:rsid w:val="002B3428"/>
    <w:pPr>
      <w:keepNext/>
      <w:jc w:val="both"/>
    </w:pPr>
    <w:rPr>
      <w:szCs w:val="20"/>
      <w:lang w:eastAsia="en-US"/>
    </w:rPr>
  </w:style>
  <w:style w:type="paragraph" w:customStyle="1" w:styleId="51">
    <w:name w:val="çàãîëîâîê 5"/>
    <w:basedOn w:val="a1"/>
    <w:next w:val="a1"/>
    <w:rsid w:val="002B3428"/>
    <w:pPr>
      <w:keepNext/>
      <w:jc w:val="both"/>
    </w:pPr>
    <w:rPr>
      <w:i/>
      <w:szCs w:val="20"/>
      <w:lang w:eastAsia="en-US"/>
    </w:rPr>
  </w:style>
  <w:style w:type="paragraph" w:customStyle="1" w:styleId="ConsTitle">
    <w:name w:val="ConsTitle"/>
    <w:rsid w:val="002B3428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b/>
      <w:bCs/>
      <w:sz w:val="16"/>
      <w:szCs w:val="16"/>
      <w:lang w:eastAsia="ru-RU"/>
    </w:rPr>
  </w:style>
  <w:style w:type="paragraph" w:customStyle="1" w:styleId="TableText">
    <w:name w:val="Table Text"/>
    <w:basedOn w:val="a1"/>
    <w:rsid w:val="002B3428"/>
    <w:pPr>
      <w:keepLines/>
      <w:tabs>
        <w:tab w:val="left" w:pos="-720"/>
        <w:tab w:val="left" w:pos="0"/>
        <w:tab w:val="left" w:pos="1009"/>
      </w:tabs>
      <w:suppressAutoHyphens/>
      <w:overflowPunct w:val="0"/>
      <w:autoSpaceDE w:val="0"/>
      <w:autoSpaceDN w:val="0"/>
      <w:adjustRightInd w:val="0"/>
      <w:spacing w:after="200"/>
      <w:jc w:val="both"/>
      <w:textAlignment w:val="baseline"/>
    </w:pPr>
    <w:rPr>
      <w:rFonts w:ascii="Arial" w:hAnsi="Arial"/>
      <w:spacing w:val="-3"/>
      <w:sz w:val="20"/>
      <w:szCs w:val="20"/>
      <w:lang w:val="en-GB"/>
    </w:rPr>
  </w:style>
  <w:style w:type="paragraph" w:customStyle="1" w:styleId="af">
    <w:name w:val="Обычный текст"/>
    <w:basedOn w:val="a1"/>
    <w:rsid w:val="002B3428"/>
    <w:pPr>
      <w:jc w:val="both"/>
    </w:pPr>
    <w:rPr>
      <w:szCs w:val="20"/>
      <w:lang w:eastAsia="en-US"/>
    </w:rPr>
  </w:style>
  <w:style w:type="paragraph" w:customStyle="1" w:styleId="a0">
    <w:name w:val="Обычный список"/>
    <w:basedOn w:val="a1"/>
    <w:rsid w:val="002B3428"/>
    <w:pPr>
      <w:numPr>
        <w:numId w:val="3"/>
      </w:numPr>
      <w:jc w:val="both"/>
    </w:pPr>
    <w:rPr>
      <w:szCs w:val="20"/>
      <w:lang w:eastAsia="en-US"/>
    </w:rPr>
  </w:style>
  <w:style w:type="paragraph" w:styleId="af0">
    <w:name w:val="footnote text"/>
    <w:basedOn w:val="a1"/>
    <w:link w:val="af1"/>
    <w:semiHidden/>
    <w:rsid w:val="002B3428"/>
    <w:pPr>
      <w:jc w:val="both"/>
    </w:pPr>
    <w:rPr>
      <w:sz w:val="20"/>
      <w:szCs w:val="20"/>
      <w:lang w:eastAsia="en-US"/>
    </w:rPr>
  </w:style>
  <w:style w:type="character" w:customStyle="1" w:styleId="af1">
    <w:name w:val="Текст сноски Знак"/>
    <w:basedOn w:val="a2"/>
    <w:link w:val="af0"/>
    <w:semiHidden/>
    <w:rsid w:val="002B3428"/>
    <w:rPr>
      <w:rFonts w:ascii="Times New Roman" w:eastAsia="Times New Roman" w:hAnsi="Times New Roman" w:cs="Times New Roman"/>
      <w:sz w:val="20"/>
      <w:szCs w:val="20"/>
    </w:rPr>
  </w:style>
  <w:style w:type="paragraph" w:styleId="af2">
    <w:name w:val="annotation text"/>
    <w:basedOn w:val="a1"/>
    <w:link w:val="af3"/>
    <w:uiPriority w:val="99"/>
    <w:semiHidden/>
    <w:rsid w:val="002B3428"/>
    <w:pPr>
      <w:autoSpaceDE w:val="0"/>
      <w:autoSpaceDN w:val="0"/>
      <w:jc w:val="both"/>
    </w:pPr>
    <w:rPr>
      <w:sz w:val="20"/>
      <w:szCs w:val="20"/>
      <w:lang w:eastAsia="en-US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2B3428"/>
    <w:rPr>
      <w:rFonts w:ascii="Times New Roman" w:eastAsia="Times New Roman" w:hAnsi="Times New Roman" w:cs="Times New Roman"/>
      <w:sz w:val="20"/>
      <w:szCs w:val="20"/>
    </w:rPr>
  </w:style>
  <w:style w:type="paragraph" w:styleId="15">
    <w:name w:val="toc 1"/>
    <w:basedOn w:val="a1"/>
    <w:next w:val="a1"/>
    <w:autoRedefine/>
    <w:uiPriority w:val="39"/>
    <w:rsid w:val="002B3428"/>
    <w:pPr>
      <w:tabs>
        <w:tab w:val="left" w:pos="1200"/>
        <w:tab w:val="right" w:leader="dot" w:pos="9344"/>
      </w:tabs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rsid w:val="002B3428"/>
    <w:pPr>
      <w:ind w:left="240"/>
    </w:pPr>
    <w:rPr>
      <w:smallCaps/>
      <w:sz w:val="20"/>
      <w:szCs w:val="20"/>
    </w:rPr>
  </w:style>
  <w:style w:type="character" w:styleId="af4">
    <w:name w:val="Hyperlink"/>
    <w:uiPriority w:val="99"/>
    <w:rsid w:val="002B3428"/>
    <w:rPr>
      <w:color w:val="0000FF"/>
      <w:u w:val="single"/>
    </w:rPr>
  </w:style>
  <w:style w:type="paragraph" w:styleId="af5">
    <w:name w:val="footer"/>
    <w:basedOn w:val="a1"/>
    <w:link w:val="af6"/>
    <w:uiPriority w:val="99"/>
    <w:rsid w:val="002B3428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2"/>
    <w:link w:val="af5"/>
    <w:uiPriority w:val="99"/>
    <w:rsid w:val="002B34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2"/>
    <w:rsid w:val="002B3428"/>
  </w:style>
  <w:style w:type="paragraph" w:customStyle="1" w:styleId="af8">
    <w:name w:val="Массовый"/>
    <w:basedOn w:val="a1"/>
    <w:rsid w:val="002B3428"/>
    <w:pPr>
      <w:autoSpaceDE w:val="0"/>
      <w:autoSpaceDN w:val="0"/>
      <w:spacing w:before="240" w:after="120"/>
      <w:ind w:firstLine="539"/>
      <w:jc w:val="both"/>
    </w:pPr>
    <w:rPr>
      <w:szCs w:val="20"/>
    </w:rPr>
  </w:style>
  <w:style w:type="character" w:styleId="af9">
    <w:name w:val="footnote reference"/>
    <w:semiHidden/>
    <w:rsid w:val="002B3428"/>
    <w:rPr>
      <w:vertAlign w:val="superscript"/>
    </w:rPr>
  </w:style>
  <w:style w:type="paragraph" w:styleId="afa">
    <w:name w:val="Body Text Indent"/>
    <w:basedOn w:val="a1"/>
    <w:link w:val="afb"/>
    <w:rsid w:val="002B3428"/>
    <w:pPr>
      <w:tabs>
        <w:tab w:val="left" w:pos="959"/>
        <w:tab w:val="left" w:pos="3085"/>
        <w:tab w:val="left" w:pos="5495"/>
        <w:tab w:val="left" w:pos="7196"/>
        <w:tab w:val="left" w:pos="10456"/>
      </w:tabs>
      <w:ind w:left="-34"/>
    </w:pPr>
  </w:style>
  <w:style w:type="character" w:customStyle="1" w:styleId="afb">
    <w:name w:val="Основной текст с отступом Знак"/>
    <w:basedOn w:val="a2"/>
    <w:link w:val="afa"/>
    <w:rsid w:val="002B34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c">
    <w:name w:val="Body Text"/>
    <w:basedOn w:val="a1"/>
    <w:link w:val="afd"/>
    <w:rsid w:val="002B3428"/>
    <w:rPr>
      <w:sz w:val="20"/>
    </w:rPr>
  </w:style>
  <w:style w:type="character" w:customStyle="1" w:styleId="afd">
    <w:name w:val="Основной текст Знак"/>
    <w:basedOn w:val="a2"/>
    <w:link w:val="afc"/>
    <w:rsid w:val="002B3428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22">
    <w:name w:val="Body Text 2"/>
    <w:basedOn w:val="a1"/>
    <w:link w:val="23"/>
    <w:rsid w:val="002B3428"/>
    <w:rPr>
      <w:b/>
      <w:bCs/>
      <w:sz w:val="20"/>
    </w:rPr>
  </w:style>
  <w:style w:type="character" w:customStyle="1" w:styleId="23">
    <w:name w:val="Основной текст 2 Знак"/>
    <w:basedOn w:val="a2"/>
    <w:link w:val="22"/>
    <w:rsid w:val="002B3428"/>
    <w:rPr>
      <w:rFonts w:ascii="Times New Roman" w:eastAsia="Times New Roman" w:hAnsi="Times New Roman" w:cs="Times New Roman"/>
      <w:b/>
      <w:bCs/>
      <w:sz w:val="20"/>
      <w:szCs w:val="24"/>
      <w:lang w:eastAsia="ru-RU"/>
    </w:rPr>
  </w:style>
  <w:style w:type="paragraph" w:customStyle="1" w:styleId="afe">
    <w:name w:val="Обычный +"/>
    <w:basedOn w:val="a1"/>
    <w:rsid w:val="002B3428"/>
    <w:pPr>
      <w:spacing w:before="100" w:beforeAutospacing="1" w:after="100" w:afterAutospacing="1"/>
      <w:ind w:firstLine="360"/>
    </w:pPr>
    <w:rPr>
      <w:szCs w:val="20"/>
    </w:rPr>
  </w:style>
  <w:style w:type="character" w:customStyle="1" w:styleId="main1">
    <w:name w:val="main1"/>
    <w:rsid w:val="002B3428"/>
    <w:rPr>
      <w:rFonts w:ascii="Times New Roman" w:hAnsi="Times New Roman" w:cs="Times New Roman" w:hint="default"/>
      <w:color w:val="000000"/>
      <w:w w:val="0"/>
      <w:sz w:val="0"/>
      <w:szCs w:val="0"/>
    </w:rPr>
  </w:style>
  <w:style w:type="paragraph" w:customStyle="1" w:styleId="ConsNormal">
    <w:name w:val="ConsNormal"/>
    <w:rsid w:val="002B342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Times New Roman"/>
      <w:sz w:val="20"/>
      <w:szCs w:val="20"/>
    </w:rPr>
  </w:style>
  <w:style w:type="paragraph" w:styleId="aff">
    <w:name w:val="header"/>
    <w:basedOn w:val="a1"/>
    <w:link w:val="aff0"/>
    <w:uiPriority w:val="99"/>
    <w:rsid w:val="002B3428"/>
    <w:pPr>
      <w:tabs>
        <w:tab w:val="center" w:pos="4677"/>
        <w:tab w:val="right" w:pos="9355"/>
      </w:tabs>
    </w:pPr>
  </w:style>
  <w:style w:type="character" w:customStyle="1" w:styleId="aff0">
    <w:name w:val="Верхний колонтитул Знак"/>
    <w:basedOn w:val="a2"/>
    <w:link w:val="aff"/>
    <w:uiPriority w:val="99"/>
    <w:rsid w:val="002B34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annotation reference"/>
    <w:uiPriority w:val="99"/>
    <w:semiHidden/>
    <w:rsid w:val="002B3428"/>
    <w:rPr>
      <w:sz w:val="16"/>
      <w:szCs w:val="16"/>
    </w:rPr>
  </w:style>
  <w:style w:type="paragraph" w:styleId="33">
    <w:name w:val="toc 3"/>
    <w:basedOn w:val="a1"/>
    <w:next w:val="a1"/>
    <w:autoRedefine/>
    <w:uiPriority w:val="39"/>
    <w:rsid w:val="002B3428"/>
    <w:pPr>
      <w:ind w:left="480"/>
    </w:pPr>
    <w:rPr>
      <w:i/>
      <w:iCs/>
      <w:sz w:val="20"/>
      <w:szCs w:val="20"/>
    </w:rPr>
  </w:style>
  <w:style w:type="paragraph" w:customStyle="1" w:styleId="TableHeading">
    <w:name w:val="Table Heading"/>
    <w:basedOn w:val="TableText"/>
    <w:rsid w:val="002B3428"/>
    <w:pPr>
      <w:tabs>
        <w:tab w:val="clear" w:pos="-720"/>
        <w:tab w:val="clear" w:pos="0"/>
        <w:tab w:val="clear" w:pos="1009"/>
      </w:tabs>
      <w:overflowPunct/>
      <w:autoSpaceDE/>
      <w:autoSpaceDN/>
      <w:adjustRightInd/>
      <w:textAlignment w:val="auto"/>
    </w:pPr>
    <w:rPr>
      <w:rFonts w:cs="Tahoma"/>
      <w:b/>
      <w:color w:val="000000"/>
      <w:spacing w:val="0"/>
      <w:lang w:eastAsia="en-US"/>
    </w:rPr>
  </w:style>
  <w:style w:type="paragraph" w:styleId="aff2">
    <w:name w:val="Balloon Text"/>
    <w:basedOn w:val="a1"/>
    <w:link w:val="aff3"/>
    <w:semiHidden/>
    <w:rsid w:val="002B3428"/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2"/>
    <w:link w:val="aff2"/>
    <w:semiHidden/>
    <w:rsid w:val="002B3428"/>
    <w:rPr>
      <w:rFonts w:ascii="Tahoma" w:eastAsia="Times New Roman" w:hAnsi="Tahoma" w:cs="Tahoma"/>
      <w:sz w:val="16"/>
      <w:szCs w:val="16"/>
      <w:lang w:eastAsia="ru-RU"/>
    </w:rPr>
  </w:style>
  <w:style w:type="paragraph" w:styleId="42">
    <w:name w:val="toc 4"/>
    <w:basedOn w:val="a1"/>
    <w:next w:val="a1"/>
    <w:autoRedefine/>
    <w:uiPriority w:val="39"/>
    <w:rsid w:val="002B3428"/>
    <w:pPr>
      <w:ind w:left="720"/>
    </w:pPr>
    <w:rPr>
      <w:sz w:val="18"/>
      <w:szCs w:val="18"/>
    </w:rPr>
  </w:style>
  <w:style w:type="paragraph" w:styleId="52">
    <w:name w:val="toc 5"/>
    <w:basedOn w:val="a1"/>
    <w:next w:val="a1"/>
    <w:autoRedefine/>
    <w:uiPriority w:val="39"/>
    <w:rsid w:val="002B3428"/>
    <w:pPr>
      <w:ind w:left="960"/>
    </w:pPr>
    <w:rPr>
      <w:sz w:val="18"/>
      <w:szCs w:val="18"/>
    </w:rPr>
  </w:style>
  <w:style w:type="paragraph" w:styleId="61">
    <w:name w:val="toc 6"/>
    <w:basedOn w:val="a1"/>
    <w:next w:val="a1"/>
    <w:autoRedefine/>
    <w:uiPriority w:val="39"/>
    <w:rsid w:val="002B3428"/>
    <w:pPr>
      <w:ind w:left="1200"/>
    </w:pPr>
    <w:rPr>
      <w:sz w:val="18"/>
      <w:szCs w:val="18"/>
    </w:rPr>
  </w:style>
  <w:style w:type="paragraph" w:styleId="71">
    <w:name w:val="toc 7"/>
    <w:basedOn w:val="a1"/>
    <w:next w:val="a1"/>
    <w:autoRedefine/>
    <w:uiPriority w:val="39"/>
    <w:rsid w:val="002B3428"/>
    <w:pPr>
      <w:ind w:left="1440"/>
    </w:pPr>
    <w:rPr>
      <w:sz w:val="18"/>
      <w:szCs w:val="18"/>
    </w:rPr>
  </w:style>
  <w:style w:type="paragraph" w:styleId="81">
    <w:name w:val="toc 8"/>
    <w:basedOn w:val="a1"/>
    <w:next w:val="a1"/>
    <w:autoRedefine/>
    <w:uiPriority w:val="39"/>
    <w:rsid w:val="002B3428"/>
    <w:pPr>
      <w:ind w:left="1680"/>
    </w:pPr>
    <w:rPr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2B3428"/>
    <w:pPr>
      <w:ind w:left="1920"/>
    </w:pPr>
    <w:rPr>
      <w:sz w:val="18"/>
      <w:szCs w:val="18"/>
    </w:rPr>
  </w:style>
  <w:style w:type="paragraph" w:customStyle="1" w:styleId="aff4">
    <w:name w:val="Обычный_ФТ"/>
    <w:basedOn w:val="a1"/>
    <w:rsid w:val="002B3428"/>
    <w:pPr>
      <w:ind w:left="851"/>
      <w:jc w:val="both"/>
    </w:pPr>
  </w:style>
  <w:style w:type="paragraph" w:customStyle="1" w:styleId="infoblue">
    <w:name w:val="infoblue"/>
    <w:basedOn w:val="a1"/>
    <w:rsid w:val="002B3428"/>
    <w:pPr>
      <w:spacing w:after="120" w:line="240" w:lineRule="atLeast"/>
      <w:ind w:left="720"/>
    </w:pPr>
    <w:rPr>
      <w:i/>
      <w:iCs/>
      <w:color w:val="0000FF"/>
      <w:sz w:val="20"/>
      <w:szCs w:val="20"/>
    </w:rPr>
  </w:style>
  <w:style w:type="paragraph" w:customStyle="1" w:styleId="ListBullet1">
    <w:name w:val="ListBullet1"/>
    <w:basedOn w:val="a1"/>
    <w:rsid w:val="002B3428"/>
    <w:pPr>
      <w:numPr>
        <w:numId w:val="4"/>
      </w:numPr>
      <w:jc w:val="both"/>
    </w:pPr>
  </w:style>
  <w:style w:type="paragraph" w:customStyle="1" w:styleId="InfoBlue0">
    <w:name w:val="InfoBlue"/>
    <w:basedOn w:val="a1"/>
    <w:next w:val="afc"/>
    <w:autoRedefine/>
    <w:rsid w:val="002B3428"/>
    <w:pPr>
      <w:widowControl w:val="0"/>
      <w:tabs>
        <w:tab w:val="left" w:pos="381"/>
      </w:tabs>
      <w:spacing w:after="120" w:line="240" w:lineRule="atLeast"/>
      <w:ind w:left="381"/>
    </w:pPr>
    <w:rPr>
      <w:i/>
      <w:color w:val="0000FF"/>
      <w:sz w:val="20"/>
      <w:szCs w:val="20"/>
      <w:lang w:val="en-US" w:eastAsia="en-US"/>
    </w:rPr>
  </w:style>
  <w:style w:type="paragraph" w:customStyle="1" w:styleId="NormalItalic">
    <w:name w:val="Normal + Italic"/>
    <w:aliases w:val="Blue"/>
    <w:basedOn w:val="a1"/>
    <w:rsid w:val="002B3428"/>
    <w:rPr>
      <w:i/>
      <w:iCs/>
      <w:color w:val="0000FF"/>
    </w:rPr>
  </w:style>
  <w:style w:type="paragraph" w:styleId="a">
    <w:name w:val="List Number"/>
    <w:basedOn w:val="a1"/>
    <w:rsid w:val="002B3428"/>
    <w:pPr>
      <w:numPr>
        <w:numId w:val="5"/>
      </w:numPr>
    </w:pPr>
    <w:rPr>
      <w:rFonts w:ascii="Arial" w:hAnsi="Arial"/>
      <w:sz w:val="20"/>
      <w:lang w:val="en-US"/>
    </w:rPr>
  </w:style>
  <w:style w:type="paragraph" w:styleId="aff5">
    <w:name w:val="Normal (Web)"/>
    <w:basedOn w:val="a1"/>
    <w:rsid w:val="002B3428"/>
    <w:pPr>
      <w:spacing w:before="100" w:beforeAutospacing="1" w:after="100" w:afterAutospacing="1"/>
    </w:pPr>
  </w:style>
  <w:style w:type="table" w:styleId="aff6">
    <w:name w:val="Table Grid"/>
    <w:basedOn w:val="a3"/>
    <w:uiPriority w:val="59"/>
    <w:rsid w:val="002B34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7">
    <w:name w:val="Document Map"/>
    <w:basedOn w:val="a1"/>
    <w:link w:val="aff8"/>
    <w:semiHidden/>
    <w:rsid w:val="002B342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f8">
    <w:name w:val="Схема документа Знак"/>
    <w:basedOn w:val="a2"/>
    <w:link w:val="aff7"/>
    <w:semiHidden/>
    <w:rsid w:val="002B3428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6">
    <w:name w:val="Подзаголовок1"/>
    <w:basedOn w:val="a9"/>
    <w:rsid w:val="002B3428"/>
    <w:pPr>
      <w:spacing w:before="0" w:after="120"/>
      <w:outlineLvl w:val="9"/>
    </w:pPr>
    <w:rPr>
      <w:rFonts w:ascii="Times New Roman" w:hAnsi="Times New Roman"/>
      <w:bCs/>
      <w:kern w:val="0"/>
      <w:sz w:val="24"/>
      <w:szCs w:val="24"/>
    </w:rPr>
  </w:style>
  <w:style w:type="paragraph" w:customStyle="1" w:styleId="UseCase">
    <w:name w:val="Список Use Case"/>
    <w:basedOn w:val="a1"/>
    <w:rsid w:val="002B3428"/>
    <w:pPr>
      <w:tabs>
        <w:tab w:val="num" w:pos="360"/>
      </w:tabs>
      <w:spacing w:before="120" w:after="120"/>
      <w:jc w:val="both"/>
    </w:pPr>
    <w:rPr>
      <w:lang w:val="en-US"/>
    </w:rPr>
  </w:style>
  <w:style w:type="paragraph" w:customStyle="1" w:styleId="List21">
    <w:name w:val="List 21"/>
    <w:basedOn w:val="a1"/>
    <w:link w:val="List21Char"/>
    <w:rsid w:val="002B3428"/>
    <w:pPr>
      <w:tabs>
        <w:tab w:val="left" w:pos="2495"/>
      </w:tabs>
      <w:spacing w:after="120"/>
      <w:ind w:left="851"/>
      <w:jc w:val="both"/>
    </w:pPr>
  </w:style>
  <w:style w:type="character" w:customStyle="1" w:styleId="List21Char">
    <w:name w:val="List 21 Char"/>
    <w:link w:val="List21"/>
    <w:rsid w:val="002B34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Заголовок3"/>
    <w:basedOn w:val="2"/>
    <w:next w:val="4"/>
    <w:rsid w:val="002B3428"/>
    <w:pPr>
      <w:numPr>
        <w:ilvl w:val="0"/>
        <w:numId w:val="6"/>
      </w:numPr>
    </w:pPr>
    <w:rPr>
      <w:rFonts w:ascii="Times New Roman" w:hAnsi="Times New Roman" w:cs="Arial"/>
      <w:b w:val="0"/>
      <w:bCs/>
      <w:iCs/>
      <w:szCs w:val="28"/>
    </w:rPr>
  </w:style>
  <w:style w:type="paragraph" w:customStyle="1" w:styleId="xl68">
    <w:name w:val="xl68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69">
    <w:name w:val="xl69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70">
    <w:name w:val="xl70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1">
    <w:name w:val="xl7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2">
    <w:name w:val="xl7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3">
    <w:name w:val="xl7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4">
    <w:name w:val="xl74"/>
    <w:basedOn w:val="a1"/>
    <w:rsid w:val="002B3428"/>
    <w:pP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5">
    <w:name w:val="xl75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6">
    <w:name w:val="xl76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7">
    <w:name w:val="xl77"/>
    <w:basedOn w:val="a1"/>
    <w:rsid w:val="002B3428"/>
    <w:pP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78">
    <w:name w:val="xl78"/>
    <w:basedOn w:val="a1"/>
    <w:rsid w:val="002B3428"/>
    <w:pPr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79">
    <w:name w:val="xl79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0">
    <w:name w:val="xl80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1">
    <w:name w:val="xl8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2">
    <w:name w:val="xl8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99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3">
    <w:name w:val="xl8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9CCFF"/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84">
    <w:name w:val="xl84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00"/>
      <w:sz w:val="16"/>
      <w:szCs w:val="16"/>
    </w:rPr>
  </w:style>
  <w:style w:type="paragraph" w:customStyle="1" w:styleId="xl85">
    <w:name w:val="xl85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6">
    <w:name w:val="xl86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87">
    <w:name w:val="xl87"/>
    <w:basedOn w:val="a1"/>
    <w:rsid w:val="002B3428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8">
    <w:name w:val="xl88"/>
    <w:basedOn w:val="a1"/>
    <w:rsid w:val="002B3428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99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89">
    <w:name w:val="xl89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90">
    <w:name w:val="xl90"/>
    <w:basedOn w:val="a1"/>
    <w:rsid w:val="002B3428"/>
    <w:pPr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91">
    <w:name w:val="xl9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99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92">
    <w:name w:val="xl9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99CC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93">
    <w:name w:val="xl9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94">
    <w:name w:val="xl94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95">
    <w:name w:val="xl95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96">
    <w:name w:val="xl96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97">
    <w:name w:val="xl97"/>
    <w:basedOn w:val="a1"/>
    <w:rsid w:val="002B3428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98">
    <w:name w:val="xl98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99">
    <w:name w:val="xl99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00">
    <w:name w:val="xl100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1">
    <w:name w:val="xl10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2">
    <w:name w:val="xl10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03">
    <w:name w:val="xl10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04">
    <w:name w:val="xl104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05">
    <w:name w:val="xl105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6">
    <w:name w:val="xl106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FF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7">
    <w:name w:val="xl107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99CC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8">
    <w:name w:val="xl108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99CC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09">
    <w:name w:val="xl109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99FF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10">
    <w:name w:val="xl110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11">
    <w:name w:val="xl11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CC99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12">
    <w:name w:val="xl11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FFCC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13">
    <w:name w:val="xl11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99CC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14">
    <w:name w:val="xl114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00FF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15">
    <w:name w:val="xl115"/>
    <w:basedOn w:val="a1"/>
    <w:rsid w:val="002B3428"/>
    <w:pP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16">
    <w:name w:val="xl116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17">
    <w:name w:val="xl117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FF00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18">
    <w:name w:val="xl118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19">
    <w:name w:val="xl119"/>
    <w:basedOn w:val="a1"/>
    <w:rsid w:val="002B3428"/>
    <w:pP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xl120">
    <w:name w:val="xl120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21">
    <w:name w:val="xl121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sz w:val="16"/>
      <w:szCs w:val="16"/>
    </w:rPr>
  </w:style>
  <w:style w:type="paragraph" w:customStyle="1" w:styleId="xl122">
    <w:name w:val="xl122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23">
    <w:name w:val="xl123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b/>
      <w:bCs/>
      <w:sz w:val="16"/>
      <w:szCs w:val="16"/>
    </w:rPr>
  </w:style>
  <w:style w:type="paragraph" w:customStyle="1" w:styleId="xl124">
    <w:name w:val="xl124"/>
    <w:basedOn w:val="a1"/>
    <w:rsid w:val="002B34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textAlignment w:val="top"/>
    </w:pPr>
    <w:rPr>
      <w:rFonts w:ascii="Arial" w:hAnsi="Arial" w:cs="Arial"/>
      <w:b/>
      <w:bCs/>
      <w:color w:val="000000"/>
      <w:sz w:val="16"/>
      <w:szCs w:val="16"/>
    </w:rPr>
  </w:style>
  <w:style w:type="paragraph" w:customStyle="1" w:styleId="xl125">
    <w:name w:val="xl125"/>
    <w:basedOn w:val="a1"/>
    <w:rsid w:val="002B3428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00"/>
      <w:sz w:val="16"/>
      <w:szCs w:val="16"/>
    </w:rPr>
  </w:style>
  <w:style w:type="paragraph" w:customStyle="1" w:styleId="Default">
    <w:name w:val="Default"/>
    <w:rsid w:val="002B34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st1">
    <w:name w:val="st1"/>
    <w:basedOn w:val="a2"/>
    <w:rsid w:val="002B3428"/>
  </w:style>
  <w:style w:type="paragraph" w:styleId="aff9">
    <w:name w:val="annotation subject"/>
    <w:basedOn w:val="af2"/>
    <w:next w:val="af2"/>
    <w:link w:val="affa"/>
    <w:uiPriority w:val="99"/>
    <w:rsid w:val="002B3428"/>
    <w:pPr>
      <w:autoSpaceDE/>
      <w:autoSpaceDN/>
      <w:jc w:val="left"/>
    </w:pPr>
    <w:rPr>
      <w:b/>
      <w:bCs/>
      <w:lang w:eastAsia="ru-RU"/>
    </w:rPr>
  </w:style>
  <w:style w:type="character" w:customStyle="1" w:styleId="affa">
    <w:name w:val="Тема примечания Знак"/>
    <w:basedOn w:val="af3"/>
    <w:link w:val="aff9"/>
    <w:uiPriority w:val="99"/>
    <w:rsid w:val="002B342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b">
    <w:name w:val="FollowedHyperlink"/>
    <w:rsid w:val="002B3428"/>
    <w:rPr>
      <w:color w:val="800080"/>
      <w:u w:val="single"/>
    </w:rPr>
  </w:style>
  <w:style w:type="paragraph" w:customStyle="1" w:styleId="Style26">
    <w:name w:val="Style26"/>
    <w:basedOn w:val="a1"/>
    <w:uiPriority w:val="99"/>
    <w:rsid w:val="002B3428"/>
    <w:pPr>
      <w:widowControl w:val="0"/>
      <w:autoSpaceDE w:val="0"/>
      <w:autoSpaceDN w:val="0"/>
      <w:adjustRightInd w:val="0"/>
      <w:spacing w:line="414" w:lineRule="exact"/>
      <w:ind w:firstLine="710"/>
      <w:jc w:val="both"/>
    </w:pPr>
  </w:style>
  <w:style w:type="paragraph" w:customStyle="1" w:styleId="Style58">
    <w:name w:val="Style58"/>
    <w:basedOn w:val="a1"/>
    <w:uiPriority w:val="99"/>
    <w:rsid w:val="002B3428"/>
    <w:pPr>
      <w:widowControl w:val="0"/>
      <w:autoSpaceDE w:val="0"/>
      <w:autoSpaceDN w:val="0"/>
      <w:adjustRightInd w:val="0"/>
      <w:spacing w:line="413" w:lineRule="exact"/>
      <w:ind w:firstLine="730"/>
      <w:jc w:val="both"/>
    </w:pPr>
  </w:style>
  <w:style w:type="character" w:customStyle="1" w:styleId="FontStyle74">
    <w:name w:val="Font Style74"/>
    <w:uiPriority w:val="99"/>
    <w:rsid w:val="002B3428"/>
    <w:rPr>
      <w:rFonts w:ascii="Times New Roman" w:hAnsi="Times New Roman" w:cs="Times New Roman"/>
      <w:sz w:val="22"/>
      <w:szCs w:val="22"/>
    </w:rPr>
  </w:style>
  <w:style w:type="paragraph" w:styleId="affc">
    <w:name w:val="Revision"/>
    <w:hidden/>
    <w:uiPriority w:val="99"/>
    <w:semiHidden/>
    <w:rsid w:val="002B34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d">
    <w:name w:val="Normal Indent"/>
    <w:aliases w:val="Body Indent"/>
    <w:basedOn w:val="a1"/>
    <w:rsid w:val="002B3428"/>
    <w:pPr>
      <w:spacing w:line="320" w:lineRule="exact"/>
      <w:ind w:left="720"/>
    </w:pPr>
    <w:rPr>
      <w:rFonts w:ascii="Arial" w:hAnsi="Arial"/>
      <w:sz w:val="22"/>
      <w:szCs w:val="20"/>
      <w:lang w:val="en-GB" w:eastAsia="en-US"/>
    </w:rPr>
  </w:style>
  <w:style w:type="paragraph" w:customStyle="1" w:styleId="affe">
    <w:name w:val="Содержимое таблицы"/>
    <w:basedOn w:val="a1"/>
    <w:rsid w:val="002B3428"/>
    <w:pPr>
      <w:suppressLineNumbers/>
      <w:suppressAutoHyphens/>
    </w:pPr>
    <w:rPr>
      <w:rFonts w:eastAsia="SimSun" w:cs="Mangal"/>
      <w:kern w:val="1"/>
      <w:lang w:eastAsia="hi-IN" w:bidi="hi-IN"/>
    </w:rPr>
  </w:style>
  <w:style w:type="paragraph" w:customStyle="1" w:styleId="17">
    <w:name w:val="Абзац списка1"/>
    <w:basedOn w:val="a1"/>
    <w:rsid w:val="002B3428"/>
    <w:pPr>
      <w:suppressAutoHyphens/>
      <w:ind w:left="720"/>
    </w:pPr>
    <w:rPr>
      <w:rFonts w:eastAsia="SimSun" w:cs="Mangal"/>
      <w:kern w:val="1"/>
      <w:lang w:eastAsia="hi-IN" w:bidi="hi-IN"/>
    </w:rPr>
  </w:style>
  <w:style w:type="paragraph" w:styleId="afff">
    <w:name w:val="toa heading"/>
    <w:basedOn w:val="a1"/>
    <w:next w:val="a1"/>
    <w:rsid w:val="002B3428"/>
    <w:pPr>
      <w:spacing w:before="120"/>
    </w:pPr>
    <w:rPr>
      <w:rFonts w:ascii="Cambria" w:hAnsi="Cambria"/>
      <w:b/>
      <w:bCs/>
    </w:rPr>
  </w:style>
  <w:style w:type="character" w:customStyle="1" w:styleId="afff0">
    <w:name w:val="Знак Знак"/>
    <w:rsid w:val="002B3428"/>
    <w:rPr>
      <w:lang w:val="ru-RU" w:eastAsia="en-US" w:bidi="ar-SA"/>
    </w:rPr>
  </w:style>
  <w:style w:type="paragraph" w:customStyle="1" w:styleId="ListB1">
    <w:name w:val="ListB1"/>
    <w:rsid w:val="002B3428"/>
    <w:pPr>
      <w:numPr>
        <w:numId w:val="7"/>
      </w:numPr>
      <w:overflowPunct w:val="0"/>
      <w:autoSpaceDE w:val="0"/>
      <w:autoSpaceDN w:val="0"/>
      <w:adjustRightInd w:val="0"/>
      <w:spacing w:before="60" w:after="6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HTML">
    <w:name w:val="HTML Acronym"/>
    <w:basedOn w:val="a2"/>
    <w:rsid w:val="002B3428"/>
  </w:style>
  <w:style w:type="paragraph" w:styleId="afff1">
    <w:name w:val="endnote text"/>
    <w:basedOn w:val="a1"/>
    <w:link w:val="afff2"/>
    <w:uiPriority w:val="99"/>
    <w:semiHidden/>
    <w:unhideWhenUsed/>
    <w:rsid w:val="002B3428"/>
    <w:rPr>
      <w:sz w:val="20"/>
      <w:szCs w:val="20"/>
    </w:rPr>
  </w:style>
  <w:style w:type="character" w:customStyle="1" w:styleId="afff2">
    <w:name w:val="Текст концевой сноски Знак"/>
    <w:basedOn w:val="a2"/>
    <w:link w:val="afff1"/>
    <w:uiPriority w:val="99"/>
    <w:semiHidden/>
    <w:rsid w:val="002B34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3">
    <w:name w:val="endnote reference"/>
    <w:basedOn w:val="a2"/>
    <w:uiPriority w:val="99"/>
    <w:semiHidden/>
    <w:unhideWhenUsed/>
    <w:rsid w:val="002B3428"/>
    <w:rPr>
      <w:vertAlign w:val="superscript"/>
    </w:rPr>
  </w:style>
  <w:style w:type="paragraph" w:styleId="afff4">
    <w:name w:val="Plain Text"/>
    <w:basedOn w:val="a1"/>
    <w:link w:val="afff5"/>
    <w:uiPriority w:val="99"/>
    <w:unhideWhenUsed/>
    <w:rsid w:val="002B3428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ff5">
    <w:name w:val="Текст Знак"/>
    <w:basedOn w:val="a2"/>
    <w:link w:val="afff4"/>
    <w:uiPriority w:val="99"/>
    <w:rsid w:val="002B3428"/>
    <w:rPr>
      <w:rFonts w:ascii="Consolas" w:hAnsi="Consolas" w:cs="Consolas"/>
      <w:sz w:val="21"/>
      <w:szCs w:val="21"/>
    </w:rPr>
  </w:style>
  <w:style w:type="paragraph" w:styleId="HTML0">
    <w:name w:val="HTML Preformatted"/>
    <w:basedOn w:val="a1"/>
    <w:link w:val="HTML1"/>
    <w:uiPriority w:val="99"/>
    <w:semiHidden/>
    <w:unhideWhenUsed/>
    <w:rsid w:val="002E6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2E62F3"/>
    <w:rPr>
      <w:rFonts w:ascii="Courier New" w:eastAsia="Times New Roman" w:hAnsi="Courier New" w:cs="Courier New"/>
      <w:sz w:val="20"/>
      <w:szCs w:val="20"/>
      <w:lang w:eastAsia="ru-RU"/>
    </w:rPr>
  </w:style>
  <w:style w:type="table" w:styleId="afff6">
    <w:name w:val="Table Contemporary"/>
    <w:basedOn w:val="a3"/>
    <w:rsid w:val="008812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pple-converted-space">
    <w:name w:val="apple-converted-space"/>
    <w:basedOn w:val="a2"/>
    <w:rsid w:val="005A28FD"/>
  </w:style>
  <w:style w:type="character" w:styleId="afff7">
    <w:name w:val="Emphasis"/>
    <w:basedOn w:val="a2"/>
    <w:uiPriority w:val="20"/>
    <w:qFormat/>
    <w:rsid w:val="00075F00"/>
    <w:rPr>
      <w:i/>
      <w:iCs/>
    </w:rPr>
  </w:style>
  <w:style w:type="character" w:styleId="afff8">
    <w:name w:val="Strong"/>
    <w:basedOn w:val="a2"/>
    <w:uiPriority w:val="22"/>
    <w:qFormat/>
    <w:rsid w:val="008874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4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4187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46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95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0279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6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nfluence.moscow.alfaintra.net/pages/viewpage.action?pageId=196800792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7.png"/><Relationship Id="rId31" Type="http://schemas.openxmlformats.org/officeDocument/2006/relationships/hyperlink" Target="http://yarn-host:8088/clust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hyperlink" Target="http://cm-host:718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58F82-C73B-4AE8-8D75-EEF27A369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29</Pages>
  <Words>3652</Words>
  <Characters>20823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RKorotkov@alfabank.ru</dc:creator>
  <cp:lastModifiedBy>Бижанов Руслан Жиенеевич</cp:lastModifiedBy>
  <cp:revision>11</cp:revision>
  <dcterms:created xsi:type="dcterms:W3CDTF">2018-08-31T10:44:00Z</dcterms:created>
  <dcterms:modified xsi:type="dcterms:W3CDTF">2018-09-13T09:54:00Z</dcterms:modified>
</cp:coreProperties>
</file>